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F9AA8" w14:textId="77777777" w:rsidR="00644CCE" w:rsidRDefault="00000000">
      <w:r>
        <w:rPr>
          <w:noProof/>
        </w:rPr>
        <w:drawing>
          <wp:anchor distT="0" distB="0" distL="0" distR="0" simplePos="0" relativeHeight="251658240" behindDoc="1" locked="0" layoutInCell="1" hidden="0" allowOverlap="1" wp14:anchorId="39608805" wp14:editId="474EF13F">
            <wp:simplePos x="0" y="0"/>
            <wp:positionH relativeFrom="page">
              <wp:posOffset>1122952</wp:posOffset>
            </wp:positionH>
            <wp:positionV relativeFrom="page">
              <wp:posOffset>817426</wp:posOffset>
            </wp:positionV>
            <wp:extent cx="5759450" cy="1875790"/>
            <wp:effectExtent l="0" t="0" r="0" b="0"/>
            <wp:wrapNone/>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759450" cy="1875790"/>
                    </a:xfrm>
                    <a:prstGeom prst="rect">
                      <a:avLst/>
                    </a:prstGeom>
                    <a:ln/>
                  </pic:spPr>
                </pic:pic>
              </a:graphicData>
            </a:graphic>
          </wp:anchor>
        </w:drawing>
      </w:r>
    </w:p>
    <w:p w14:paraId="577CBE93" w14:textId="77777777" w:rsidR="00644CCE" w:rsidRDefault="00644CCE"/>
    <w:p w14:paraId="67A7F94C" w14:textId="77777777" w:rsidR="00644CCE" w:rsidRDefault="00644CCE"/>
    <w:p w14:paraId="3213D66A" w14:textId="77777777" w:rsidR="00644CCE" w:rsidRDefault="00644CCE"/>
    <w:p w14:paraId="3E157960" w14:textId="77777777" w:rsidR="00644CCE" w:rsidRDefault="00644CCE"/>
    <w:p w14:paraId="58DE1BAF" w14:textId="77777777" w:rsidR="00644CCE" w:rsidRDefault="00644CCE"/>
    <w:p w14:paraId="5BD8F12C" w14:textId="77777777" w:rsidR="00644CCE" w:rsidRDefault="00644CCE"/>
    <w:p w14:paraId="2CA914B4" w14:textId="77777777" w:rsidR="00644CCE" w:rsidRDefault="00644CCE"/>
    <w:p w14:paraId="6D8C108F" w14:textId="77777777" w:rsidR="00644CCE" w:rsidRDefault="00644CCE"/>
    <w:p w14:paraId="31642F9E" w14:textId="77777777" w:rsidR="00644CCE" w:rsidRDefault="00644CCE"/>
    <w:p w14:paraId="6B838900" w14:textId="77777777" w:rsidR="00644CCE" w:rsidRDefault="00644CCE"/>
    <w:p w14:paraId="302BC594" w14:textId="77777777" w:rsidR="00644CCE" w:rsidRDefault="00644CCE">
      <w:pPr>
        <w:rPr>
          <w:rFonts w:ascii="Times New Roman" w:eastAsia="Times New Roman" w:hAnsi="Times New Roman" w:cs="Times New Roman"/>
          <w:i/>
          <w:sz w:val="40"/>
          <w:szCs w:val="40"/>
        </w:rPr>
      </w:pPr>
    </w:p>
    <w:p w14:paraId="1A478CEB" w14:textId="77777777" w:rsidR="00644CCE" w:rsidRDefault="00644CCE">
      <w:pPr>
        <w:rPr>
          <w:rFonts w:ascii="Times New Roman" w:eastAsia="Times New Roman" w:hAnsi="Times New Roman" w:cs="Times New Roman"/>
          <w:i/>
          <w:sz w:val="40"/>
          <w:szCs w:val="40"/>
        </w:rPr>
      </w:pPr>
    </w:p>
    <w:p w14:paraId="09B42F9E" w14:textId="741F6745" w:rsidR="001764C6" w:rsidRPr="004D536A" w:rsidRDefault="001764C6" w:rsidP="001764C6">
      <w:pPr>
        <w:ind w:left="72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t xml:space="preserve">                                 </w:t>
      </w:r>
      <w:r w:rsidR="00000000" w:rsidRPr="004D536A">
        <w:rPr>
          <w:rFonts w:ascii="Times New Roman" w:eastAsia="Times New Roman" w:hAnsi="Times New Roman" w:cs="Times New Roman"/>
          <w:b/>
          <w:sz w:val="36"/>
          <w:szCs w:val="36"/>
          <w:u w:val="single"/>
        </w:rPr>
        <w:t>IE 7300</w:t>
      </w:r>
    </w:p>
    <w:p w14:paraId="45F5D828" w14:textId="321C7B55" w:rsidR="00644CCE" w:rsidRDefault="00000000">
      <w:pPr>
        <w:ind w:left="72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Statistical Learning for Engineering </w:t>
      </w:r>
      <w:r w:rsidR="00842B6A">
        <w:rPr>
          <w:rFonts w:ascii="Times New Roman" w:eastAsia="Times New Roman" w:hAnsi="Times New Roman" w:cs="Times New Roman"/>
          <w:b/>
          <w:sz w:val="36"/>
          <w:szCs w:val="36"/>
          <w:u w:val="single"/>
        </w:rPr>
        <w:t>Spring</w:t>
      </w:r>
      <w:r>
        <w:rPr>
          <w:rFonts w:ascii="Times New Roman" w:eastAsia="Times New Roman" w:hAnsi="Times New Roman" w:cs="Times New Roman"/>
          <w:b/>
          <w:sz w:val="36"/>
          <w:szCs w:val="36"/>
          <w:u w:val="single"/>
        </w:rPr>
        <w:t xml:space="preserve"> 202</w:t>
      </w:r>
      <w:r w:rsidR="00842B6A">
        <w:rPr>
          <w:rFonts w:ascii="Times New Roman" w:eastAsia="Times New Roman" w:hAnsi="Times New Roman" w:cs="Times New Roman"/>
          <w:b/>
          <w:sz w:val="36"/>
          <w:szCs w:val="36"/>
          <w:u w:val="single"/>
        </w:rPr>
        <w:t>3</w:t>
      </w:r>
    </w:p>
    <w:p w14:paraId="037246A2" w14:textId="77777777" w:rsidR="00644CCE" w:rsidRDefault="00644CCE">
      <w:pPr>
        <w:rPr>
          <w:rFonts w:ascii="Times New Roman" w:eastAsia="Times New Roman" w:hAnsi="Times New Roman" w:cs="Times New Roman"/>
          <w:b/>
          <w:sz w:val="40"/>
          <w:szCs w:val="40"/>
          <w:u w:val="single"/>
        </w:rPr>
      </w:pPr>
    </w:p>
    <w:p w14:paraId="520C6EFF" w14:textId="77777777" w:rsidR="00644CC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40"/>
          <w:szCs w:val="40"/>
        </w:rPr>
        <w:tab/>
      </w:r>
      <w:r>
        <w:rPr>
          <w:rFonts w:ascii="Times New Roman" w:eastAsia="Times New Roman" w:hAnsi="Times New Roman" w:cs="Times New Roman"/>
          <w:b/>
          <w:sz w:val="40"/>
          <w:szCs w:val="40"/>
        </w:rPr>
        <w:tab/>
      </w:r>
      <w:r>
        <w:rPr>
          <w:rFonts w:ascii="Times New Roman" w:eastAsia="Times New Roman" w:hAnsi="Times New Roman" w:cs="Times New Roman"/>
          <w:b/>
          <w:sz w:val="40"/>
          <w:szCs w:val="40"/>
        </w:rPr>
        <w:tab/>
      </w:r>
      <w:r>
        <w:rPr>
          <w:rFonts w:ascii="Times New Roman" w:eastAsia="Times New Roman" w:hAnsi="Times New Roman" w:cs="Times New Roman"/>
          <w:b/>
          <w:sz w:val="40"/>
          <w:szCs w:val="40"/>
        </w:rPr>
        <w:tab/>
      </w:r>
      <w:r>
        <w:rPr>
          <w:rFonts w:ascii="Times New Roman" w:eastAsia="Times New Roman" w:hAnsi="Times New Roman" w:cs="Times New Roman"/>
          <w:b/>
          <w:sz w:val="40"/>
          <w:szCs w:val="40"/>
        </w:rPr>
        <w:tab/>
        <w:t xml:space="preserve"> </w:t>
      </w:r>
      <w:r>
        <w:rPr>
          <w:rFonts w:ascii="Times New Roman" w:eastAsia="Times New Roman" w:hAnsi="Times New Roman" w:cs="Times New Roman"/>
          <w:b/>
          <w:sz w:val="32"/>
          <w:szCs w:val="32"/>
        </w:rPr>
        <w:t>Group 11</w:t>
      </w:r>
    </w:p>
    <w:p w14:paraId="420B04AD" w14:textId="77777777" w:rsidR="00644CCE" w:rsidRDefault="00644CCE">
      <w:pPr>
        <w:rPr>
          <w:rFonts w:ascii="Times New Roman" w:eastAsia="Times New Roman" w:hAnsi="Times New Roman" w:cs="Times New Roman"/>
          <w:b/>
          <w:sz w:val="32"/>
          <w:szCs w:val="32"/>
        </w:rPr>
      </w:pPr>
    </w:p>
    <w:p w14:paraId="3BBF4B19" w14:textId="77777777" w:rsidR="00644CCE" w:rsidRDefault="00000000">
      <w:pPr>
        <w:rPr>
          <w:rFonts w:ascii="Times New Roman" w:eastAsia="Times New Roman" w:hAnsi="Times New Roman" w:cs="Times New Roman"/>
          <w:i/>
          <w:sz w:val="36"/>
          <w:szCs w:val="36"/>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6"/>
          <w:szCs w:val="36"/>
          <w:u w:val="single"/>
        </w:rPr>
        <w:t>Project Report</w:t>
      </w:r>
    </w:p>
    <w:p w14:paraId="34B0C74A" w14:textId="77777777" w:rsidR="00644CCE" w:rsidRDefault="00644CCE">
      <w:pPr>
        <w:rPr>
          <w:rFonts w:ascii="Times New Roman" w:eastAsia="Times New Roman" w:hAnsi="Times New Roman" w:cs="Times New Roman"/>
          <w:b/>
          <w:sz w:val="32"/>
          <w:szCs w:val="32"/>
        </w:rPr>
      </w:pPr>
    </w:p>
    <w:p w14:paraId="7CDA271D" w14:textId="77777777" w:rsidR="00644CCE" w:rsidRDefault="00644CCE">
      <w:pPr>
        <w:rPr>
          <w:rFonts w:ascii="Times New Roman" w:eastAsia="Times New Roman" w:hAnsi="Times New Roman" w:cs="Times New Roman"/>
          <w:b/>
          <w:sz w:val="32"/>
          <w:szCs w:val="32"/>
        </w:rPr>
      </w:pPr>
    </w:p>
    <w:p w14:paraId="581B7D71" w14:textId="77777777" w:rsidR="00644CCE" w:rsidRDefault="00000000">
      <w:pPr>
        <w:ind w:left="1440" w:firstLine="720"/>
        <w:rPr>
          <w:rFonts w:ascii="Times New Roman" w:eastAsia="Times New Roman" w:hAnsi="Times New Roman" w:cs="Times New Roman"/>
          <w:b/>
          <w:sz w:val="36"/>
          <w:szCs w:val="3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6"/>
          <w:szCs w:val="36"/>
        </w:rPr>
        <w:t>Appliance Energy Prediction</w:t>
      </w:r>
    </w:p>
    <w:p w14:paraId="31A84646" w14:textId="77777777" w:rsidR="00644CCE" w:rsidRDefault="00644CCE">
      <w:pPr>
        <w:rPr>
          <w:rFonts w:ascii="Times New Roman" w:eastAsia="Times New Roman" w:hAnsi="Times New Roman" w:cs="Times New Roman"/>
          <w:b/>
          <w:sz w:val="32"/>
          <w:szCs w:val="32"/>
        </w:rPr>
      </w:pPr>
    </w:p>
    <w:p w14:paraId="1F9CA653" w14:textId="77777777" w:rsidR="00644CCE" w:rsidRDefault="00644CCE">
      <w:pPr>
        <w:rPr>
          <w:rFonts w:ascii="Times New Roman" w:eastAsia="Times New Roman" w:hAnsi="Times New Roman" w:cs="Times New Roman"/>
          <w:b/>
          <w:sz w:val="32"/>
          <w:szCs w:val="32"/>
        </w:rPr>
      </w:pPr>
    </w:p>
    <w:p w14:paraId="57A58F26" w14:textId="60DBC1D0" w:rsidR="00644CCE" w:rsidRDefault="00000000">
      <w:pPr>
        <w:spacing w:line="360" w:lineRule="auto"/>
        <w:ind w:left="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BE4669">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Group Members</w:t>
      </w:r>
    </w:p>
    <w:p w14:paraId="05718C36" w14:textId="77777777" w:rsidR="00644CCE" w:rsidRDefault="00000000">
      <w:pPr>
        <w:spacing w:line="360" w:lineRule="auto"/>
        <w:ind w:left="2880" w:firstLine="720"/>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Navneet Gujjar</w:t>
      </w:r>
    </w:p>
    <w:p w14:paraId="701C9A34" w14:textId="77777777" w:rsidR="00644CCE" w:rsidRDefault="00000000">
      <w:pPr>
        <w:spacing w:line="360" w:lineRule="auto"/>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Nithin Chandra</w:t>
      </w:r>
    </w:p>
    <w:p w14:paraId="1454ABA3" w14:textId="77777777" w:rsidR="00644CCE" w:rsidRDefault="00000000">
      <w:pPr>
        <w:spacing w:line="360" w:lineRule="auto"/>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Tarush Singh</w:t>
      </w:r>
    </w:p>
    <w:p w14:paraId="0F4951AD" w14:textId="77777777" w:rsidR="00644CCE" w:rsidRDefault="00000000">
      <w:pPr>
        <w:spacing w:line="360" w:lineRule="auto"/>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Thomas George Thomas</w:t>
      </w:r>
    </w:p>
    <w:p w14:paraId="0ACF1BF0" w14:textId="77777777" w:rsidR="00644CCE" w:rsidRDefault="00000000">
      <w:pPr>
        <w:ind w:left="2880"/>
        <w:rPr>
          <w:rFonts w:ascii="Times New Roman" w:eastAsia="Times New Roman" w:hAnsi="Times New Roman" w:cs="Times New Roman"/>
        </w:rPr>
      </w:pPr>
      <w:r>
        <w:rPr>
          <w:rFonts w:ascii="Times New Roman" w:eastAsia="Times New Roman" w:hAnsi="Times New Roman" w:cs="Times New Roman"/>
        </w:rPr>
        <w:t xml:space="preserve">              </w:t>
      </w:r>
    </w:p>
    <w:p w14:paraId="466F819B" w14:textId="77777777" w:rsidR="00644CCE" w:rsidRDefault="00644CCE">
      <w:pPr>
        <w:rPr>
          <w:rFonts w:ascii="Times New Roman" w:eastAsia="Times New Roman" w:hAnsi="Times New Roman" w:cs="Times New Roman"/>
          <w:b/>
          <w:sz w:val="20"/>
          <w:szCs w:val="20"/>
        </w:rPr>
      </w:pPr>
    </w:p>
    <w:p w14:paraId="3ECBF2B9" w14:textId="77777777" w:rsidR="00644CCE" w:rsidRDefault="00644CCE">
      <w:pPr>
        <w:rPr>
          <w:rFonts w:ascii="Times New Roman" w:eastAsia="Times New Roman" w:hAnsi="Times New Roman" w:cs="Times New Roman"/>
          <w:b/>
          <w:sz w:val="20"/>
          <w:szCs w:val="20"/>
        </w:rPr>
      </w:pPr>
    </w:p>
    <w:p w14:paraId="312B6DC3" w14:textId="77777777" w:rsidR="00644CCE" w:rsidRDefault="00000000">
      <w:pPr>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Contribution: All members contributed equally</w:t>
      </w:r>
    </w:p>
    <w:p w14:paraId="6A1EA169" w14:textId="77777777" w:rsidR="00644CCE" w:rsidRDefault="00644CCE">
      <w:pPr>
        <w:ind w:left="1440" w:firstLine="720"/>
        <w:rPr>
          <w:rFonts w:ascii="Times New Roman" w:eastAsia="Times New Roman" w:hAnsi="Times New Roman" w:cs="Times New Roman"/>
          <w:b/>
          <w:sz w:val="20"/>
          <w:szCs w:val="20"/>
        </w:rPr>
      </w:pPr>
    </w:p>
    <w:p w14:paraId="3423359A" w14:textId="77777777" w:rsidR="00644CCE" w:rsidRDefault="00644CCE">
      <w:pPr>
        <w:ind w:left="1440" w:firstLine="720"/>
        <w:rPr>
          <w:rFonts w:ascii="Times New Roman" w:eastAsia="Times New Roman" w:hAnsi="Times New Roman" w:cs="Times New Roman"/>
          <w:b/>
          <w:sz w:val="20"/>
          <w:szCs w:val="20"/>
        </w:rPr>
      </w:pPr>
    </w:p>
    <w:p w14:paraId="45CC2378" w14:textId="77777777" w:rsidR="00644CCE" w:rsidRDefault="00644CCE">
      <w:pPr>
        <w:ind w:left="1440" w:firstLine="720"/>
        <w:rPr>
          <w:rFonts w:ascii="Times New Roman" w:eastAsia="Times New Roman" w:hAnsi="Times New Roman" w:cs="Times New Roman"/>
          <w:b/>
          <w:sz w:val="20"/>
          <w:szCs w:val="20"/>
        </w:rPr>
      </w:pPr>
    </w:p>
    <w:p w14:paraId="43799A38" w14:textId="77777777" w:rsidR="00644CCE" w:rsidRDefault="00644CCE">
      <w:pPr>
        <w:ind w:left="1440" w:firstLine="720"/>
        <w:rPr>
          <w:rFonts w:ascii="Times New Roman" w:eastAsia="Times New Roman" w:hAnsi="Times New Roman" w:cs="Times New Roman"/>
          <w:b/>
          <w:sz w:val="20"/>
          <w:szCs w:val="20"/>
        </w:rPr>
      </w:pPr>
    </w:p>
    <w:p w14:paraId="2B1E3834" w14:textId="77777777" w:rsidR="00644CCE" w:rsidRDefault="00000000">
      <w:pPr>
        <w:pStyle w:val="Heading2"/>
      </w:pPr>
      <w:bookmarkStart w:id="0" w:name="_q6v3jvldo5f5" w:colFirst="0" w:colLast="0"/>
      <w:bookmarkEnd w:id="0"/>
      <w:r>
        <w:lastRenderedPageBreak/>
        <w:t>INTRODUCTION</w:t>
      </w:r>
    </w:p>
    <w:p w14:paraId="415EDEE9" w14:textId="77777777" w:rsidR="00644CCE" w:rsidRDefault="00644CCE">
      <w:pPr>
        <w:rPr>
          <w:rFonts w:ascii="Times New Roman" w:eastAsia="Times New Roman" w:hAnsi="Times New Roman" w:cs="Times New Roman"/>
        </w:rPr>
      </w:pPr>
    </w:p>
    <w:p w14:paraId="6F9A5713" w14:textId="17D3A6AF"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Appliances Energy Prediction dataset includes variables related to home appliances, weather patterns, and other environmental elements. Its main goal is to predict a household's energy usage based on the input features. Each instance in the dataset represents </w:t>
      </w:r>
      <w:r w:rsidR="0039414C">
        <w:rPr>
          <w:rFonts w:ascii="Times New Roman" w:eastAsia="Times New Roman" w:hAnsi="Times New Roman" w:cs="Times New Roman"/>
        </w:rPr>
        <w:t>10 minutes</w:t>
      </w:r>
      <w:r>
        <w:rPr>
          <w:rFonts w:ascii="Times New Roman" w:eastAsia="Times New Roman" w:hAnsi="Times New Roman" w:cs="Times New Roman"/>
        </w:rPr>
        <w:t xml:space="preserve">, totaling more than 19,735 instances. The information was collected over </w:t>
      </w:r>
      <w:r w:rsidR="0039414C">
        <w:rPr>
          <w:rFonts w:ascii="Times New Roman" w:eastAsia="Times New Roman" w:hAnsi="Times New Roman" w:cs="Times New Roman"/>
        </w:rPr>
        <w:t>4.5 months</w:t>
      </w:r>
      <w:r>
        <w:rPr>
          <w:rFonts w:ascii="Times New Roman" w:eastAsia="Times New Roman" w:hAnsi="Times New Roman" w:cs="Times New Roman"/>
        </w:rPr>
        <w:t xml:space="preserve">. The primary objective is for Machine Learning research to create and evaluate models for energy prediction tasks that can </w:t>
      </w:r>
      <w:r w:rsidR="0039414C">
        <w:rPr>
          <w:rFonts w:ascii="Times New Roman" w:eastAsia="Times New Roman" w:hAnsi="Times New Roman" w:cs="Times New Roman"/>
        </w:rPr>
        <w:t>help optimize</w:t>
      </w:r>
      <w:r>
        <w:rPr>
          <w:rFonts w:ascii="Times New Roman" w:eastAsia="Times New Roman" w:hAnsi="Times New Roman" w:cs="Times New Roman"/>
        </w:rPr>
        <w:t xml:space="preserve"> energy utilization.</w:t>
      </w:r>
    </w:p>
    <w:p w14:paraId="0F0B6A38" w14:textId="77777777" w:rsidR="00644CCE" w:rsidRDefault="00000000">
      <w:pPr>
        <w:pStyle w:val="Heading2"/>
      </w:pPr>
      <w:bookmarkStart w:id="1" w:name="_vunmd2t2n4v2" w:colFirst="0" w:colLast="0"/>
      <w:bookmarkEnd w:id="1"/>
      <w:r>
        <w:t>ABSTRACT</w:t>
      </w:r>
    </w:p>
    <w:p w14:paraId="43F692A0" w14:textId="77777777" w:rsidR="00644CCE" w:rsidRDefault="00644CCE">
      <w:pPr>
        <w:rPr>
          <w:rFonts w:ascii="Times New Roman" w:eastAsia="Times New Roman" w:hAnsi="Times New Roman" w:cs="Times New Roman"/>
        </w:rPr>
      </w:pPr>
    </w:p>
    <w:p w14:paraId="6563EB60" w14:textId="121FC500"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Appliance energy prediction is </w:t>
      </w:r>
      <w:r w:rsidR="0039414C">
        <w:rPr>
          <w:rFonts w:ascii="Times New Roman" w:eastAsia="Times New Roman" w:hAnsi="Times New Roman" w:cs="Times New Roman"/>
        </w:rPr>
        <w:t>critical</w:t>
      </w:r>
      <w:r>
        <w:rPr>
          <w:rFonts w:ascii="Times New Roman" w:eastAsia="Times New Roman" w:hAnsi="Times New Roman" w:cs="Times New Roman"/>
        </w:rPr>
        <w:t xml:space="preserve"> in energy management systems for efficient energy utilization</w:t>
      </w:r>
      <w:r w:rsidR="009710AC">
        <w:rPr>
          <w:rFonts w:ascii="Times New Roman" w:eastAsia="Times New Roman" w:hAnsi="Times New Roman" w:cs="Times New Roman"/>
        </w:rPr>
        <w:t>,</w:t>
      </w:r>
      <w:r>
        <w:rPr>
          <w:rFonts w:ascii="Times New Roman" w:eastAsia="Times New Roman" w:hAnsi="Times New Roman" w:cs="Times New Roman"/>
        </w:rPr>
        <w:t xml:space="preserve"> resulting in cost savings using Machine Learning Algorithms (Linear Regression, Ridge Regression, Lasso Regression, </w:t>
      </w:r>
      <w:r w:rsidR="009710AC">
        <w:rPr>
          <w:rFonts w:ascii="Times New Roman" w:eastAsia="Times New Roman" w:hAnsi="Times New Roman" w:cs="Times New Roman"/>
        </w:rPr>
        <w:t xml:space="preserve">and </w:t>
      </w:r>
      <w:r>
        <w:rPr>
          <w:rFonts w:ascii="Times New Roman" w:eastAsia="Times New Roman" w:hAnsi="Times New Roman" w:cs="Times New Roman"/>
        </w:rPr>
        <w:t xml:space="preserve">Neural Networks). It involves predicting the energy consumption of appliances based on various input features such as temperature, humidity, time of day, and past usage patterns. </w:t>
      </w:r>
      <w:r w:rsidR="0039414C">
        <w:rPr>
          <w:rFonts w:ascii="Times New Roman" w:eastAsia="Times New Roman" w:hAnsi="Times New Roman" w:cs="Times New Roman"/>
        </w:rPr>
        <w:t>Appliance energy prediction focuse</w:t>
      </w:r>
      <w:r>
        <w:rPr>
          <w:rFonts w:ascii="Times New Roman" w:eastAsia="Times New Roman" w:hAnsi="Times New Roman" w:cs="Times New Roman"/>
        </w:rPr>
        <w:t>s on reducing energy consumption, greenhouse gas emissions, and overall energy costs.</w:t>
      </w:r>
    </w:p>
    <w:p w14:paraId="4549A741" w14:textId="77777777" w:rsidR="00644CCE" w:rsidRDefault="00000000">
      <w:pPr>
        <w:pStyle w:val="Heading2"/>
      </w:pPr>
      <w:bookmarkStart w:id="2" w:name="_mbazkb6cgeh3" w:colFirst="0" w:colLast="0"/>
      <w:bookmarkEnd w:id="2"/>
      <w:r>
        <w:t>PROBLEM STATEMENT</w:t>
      </w:r>
    </w:p>
    <w:p w14:paraId="35A2393D" w14:textId="77777777" w:rsidR="00644CCE" w:rsidRDefault="00644CCE">
      <w:pPr>
        <w:rPr>
          <w:rFonts w:ascii="Times New Roman" w:eastAsia="Times New Roman" w:hAnsi="Times New Roman" w:cs="Times New Roman"/>
        </w:rPr>
      </w:pPr>
    </w:p>
    <w:p w14:paraId="2B7A9DB9" w14:textId="09EC5D72"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problem of appliance energy prediction arises due to the growing need to reduce </w:t>
      </w:r>
      <w:r w:rsidR="0039414C">
        <w:rPr>
          <w:rFonts w:ascii="Times New Roman" w:eastAsia="Times New Roman" w:hAnsi="Times New Roman" w:cs="Times New Roman"/>
        </w:rPr>
        <w:t>household energy consumption</w:t>
      </w:r>
      <w:r>
        <w:rPr>
          <w:rFonts w:ascii="Times New Roman" w:eastAsia="Times New Roman" w:hAnsi="Times New Roman" w:cs="Times New Roman"/>
        </w:rPr>
        <w:t>. Machine learning algorithms offer a promising approach to address this problem</w:t>
      </w:r>
      <w:r w:rsidR="0039414C">
        <w:rPr>
          <w:rFonts w:ascii="Times New Roman" w:eastAsia="Times New Roman" w:hAnsi="Times New Roman" w:cs="Times New Roman"/>
        </w:rPr>
        <w:t xml:space="preserve"> and</w:t>
      </w:r>
      <w:r>
        <w:rPr>
          <w:rFonts w:ascii="Times New Roman" w:eastAsia="Times New Roman" w:hAnsi="Times New Roman" w:cs="Times New Roman"/>
        </w:rPr>
        <w:t xml:space="preserve"> the ability to identify relevant features and select appropriate algorithms.</w:t>
      </w:r>
    </w:p>
    <w:p w14:paraId="1A017D67" w14:textId="77777777" w:rsidR="00644CCE" w:rsidRDefault="00000000">
      <w:pPr>
        <w:pStyle w:val="Heading2"/>
      </w:pPr>
      <w:bookmarkStart w:id="3" w:name="_nxedf94as1n3" w:colFirst="0" w:colLast="0"/>
      <w:bookmarkEnd w:id="3"/>
      <w:r>
        <w:t>AIM</w:t>
      </w:r>
    </w:p>
    <w:p w14:paraId="46349EED" w14:textId="77777777" w:rsidR="00644CCE" w:rsidRDefault="00644CCE">
      <w:pPr>
        <w:rPr>
          <w:rFonts w:ascii="Times New Roman" w:eastAsia="Times New Roman" w:hAnsi="Times New Roman" w:cs="Times New Roman"/>
        </w:rPr>
      </w:pPr>
    </w:p>
    <w:p w14:paraId="6BC1C103" w14:textId="121C3068" w:rsidR="00644CCE" w:rsidRDefault="0039414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Appliance energy prediction aims to develop machine learning models that accurately estimate energy consumption based on historical data and external factors. Machine learning algorithms must be trained on large datasets of appliance usage data. The resulting models should be able to </w:t>
      </w:r>
      <w:r w:rsidR="009F5171">
        <w:rPr>
          <w:rFonts w:ascii="Times New Roman" w:eastAsia="Times New Roman" w:hAnsi="Times New Roman" w:cs="Times New Roman"/>
        </w:rPr>
        <w:t>predict energy consumption to provide actionable insights accurately</w:t>
      </w:r>
      <w:r>
        <w:rPr>
          <w:rFonts w:ascii="Times New Roman" w:eastAsia="Times New Roman" w:hAnsi="Times New Roman" w:cs="Times New Roman"/>
        </w:rPr>
        <w:t>.</w:t>
      </w:r>
    </w:p>
    <w:p w14:paraId="031684E8" w14:textId="77777777" w:rsidR="00644CCE" w:rsidRDefault="00644CCE">
      <w:pPr>
        <w:rPr>
          <w:rFonts w:ascii="Times New Roman" w:eastAsia="Times New Roman" w:hAnsi="Times New Roman" w:cs="Times New Roman"/>
        </w:rPr>
      </w:pPr>
    </w:p>
    <w:p w14:paraId="11F572A7" w14:textId="77777777" w:rsidR="00644CCE" w:rsidRDefault="00644CCE">
      <w:pPr>
        <w:rPr>
          <w:rFonts w:ascii="Times New Roman" w:eastAsia="Times New Roman" w:hAnsi="Times New Roman" w:cs="Times New Roman"/>
        </w:rPr>
      </w:pPr>
    </w:p>
    <w:p w14:paraId="103C3742" w14:textId="77777777" w:rsidR="00644CCE" w:rsidRDefault="00644CCE">
      <w:pPr>
        <w:rPr>
          <w:rFonts w:ascii="Times New Roman" w:eastAsia="Times New Roman" w:hAnsi="Times New Roman" w:cs="Times New Roman"/>
        </w:rPr>
      </w:pPr>
    </w:p>
    <w:p w14:paraId="71208723" w14:textId="77777777" w:rsidR="00644CCE" w:rsidRDefault="00000000">
      <w:pPr>
        <w:pStyle w:val="Heading2"/>
      </w:pPr>
      <w:bookmarkStart w:id="4" w:name="_dfegsb92zcot" w:colFirst="0" w:colLast="0"/>
      <w:bookmarkEnd w:id="4"/>
      <w:r>
        <w:lastRenderedPageBreak/>
        <w:t>DATA DESCRIPTION</w:t>
      </w:r>
    </w:p>
    <w:p w14:paraId="07ED3158" w14:textId="77777777" w:rsidR="00644CCE" w:rsidRDefault="00644CCE">
      <w:pPr>
        <w:rPr>
          <w:rFonts w:ascii="Times New Roman" w:eastAsia="Times New Roman" w:hAnsi="Times New Roman" w:cs="Times New Roman"/>
          <w:b/>
        </w:rPr>
      </w:pPr>
    </w:p>
    <w:p w14:paraId="318AB88A" w14:textId="6305C6D2" w:rsidR="00644CCE" w:rsidRDefault="00000000">
      <w:pPr>
        <w:spacing w:line="360" w:lineRule="auto"/>
        <w:rPr>
          <w:rFonts w:ascii="Times New Roman" w:eastAsia="Times New Roman" w:hAnsi="Times New Roman" w:cs="Times New Roman"/>
        </w:rPr>
      </w:pPr>
      <w:del w:id="5" w:author="Thomas George Thomas" w:date="2023-04-17T01:26:00Z">
        <w:r w:rsidDel="00167A2F">
          <w:rPr>
            <w:rFonts w:ascii="Times New Roman" w:eastAsia="Times New Roman" w:hAnsi="Times New Roman" w:cs="Times New Roman"/>
          </w:rPr>
          <w:delText xml:space="preserve">Dataset </w:delText>
        </w:r>
      </w:del>
      <w:ins w:id="6" w:author="Thomas George Thomas" w:date="2023-04-17T01:26:00Z">
        <w:r w:rsidR="00167A2F">
          <w:rPr>
            <w:rFonts w:ascii="Times New Roman" w:eastAsia="Times New Roman" w:hAnsi="Times New Roman" w:cs="Times New Roman"/>
          </w:rPr>
          <w:t xml:space="preserve">The dataset </w:t>
        </w:r>
      </w:ins>
      <w:r>
        <w:rPr>
          <w:rFonts w:ascii="Times New Roman" w:eastAsia="Times New Roman" w:hAnsi="Times New Roman" w:cs="Times New Roman"/>
        </w:rPr>
        <w:t>was collected from the UCI Machine Learning Repository.</w:t>
      </w:r>
    </w:p>
    <w:p w14:paraId="31D6491F" w14:textId="53033AA0" w:rsidR="00644CC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Link for </w:t>
      </w:r>
      <w:ins w:id="7" w:author="Thomas George Thomas" w:date="2023-04-17T01:26:00Z">
        <w:r w:rsidR="00167A2F">
          <w:rPr>
            <w:rFonts w:ascii="Times New Roman" w:eastAsia="Times New Roman" w:hAnsi="Times New Roman" w:cs="Times New Roman"/>
          </w:rPr>
          <w:t xml:space="preserve">the </w:t>
        </w:r>
      </w:ins>
      <w:r>
        <w:rPr>
          <w:rFonts w:ascii="Times New Roman" w:eastAsia="Times New Roman" w:hAnsi="Times New Roman" w:cs="Times New Roman"/>
        </w:rPr>
        <w:t xml:space="preserve">dataset: </w:t>
      </w:r>
      <w:hyperlink r:id="rId6">
        <w:r>
          <w:rPr>
            <w:rFonts w:ascii="Times New Roman" w:eastAsia="Times New Roman" w:hAnsi="Times New Roman" w:cs="Times New Roman"/>
            <w:b/>
            <w:color w:val="0563C1"/>
            <w:u w:val="single"/>
          </w:rPr>
          <w:t>Appliance Energy Prediction Dataset</w:t>
        </w:r>
      </w:hyperlink>
    </w:p>
    <w:p w14:paraId="04BFEC94" w14:textId="77777777" w:rsidR="00644CCE" w:rsidRDefault="00000000">
      <w:pPr>
        <w:rPr>
          <w:rFonts w:ascii="Times New Roman" w:eastAsia="Times New Roman" w:hAnsi="Times New Roman" w:cs="Times New Roman"/>
          <w:b/>
        </w:rPr>
      </w:pPr>
      <w:r>
        <w:rPr>
          <w:rFonts w:ascii="Times New Roman" w:eastAsia="Times New Roman" w:hAnsi="Times New Roman" w:cs="Times New Roman"/>
          <w:b/>
        </w:rPr>
        <w:t>Number of Instances = 19735</w:t>
      </w:r>
    </w:p>
    <w:p w14:paraId="51E393BA" w14:textId="77777777" w:rsidR="00644CCE" w:rsidRDefault="00000000">
      <w:pPr>
        <w:rPr>
          <w:rFonts w:ascii="Times New Roman" w:eastAsia="Times New Roman" w:hAnsi="Times New Roman" w:cs="Times New Roman"/>
          <w:b/>
        </w:rPr>
      </w:pPr>
      <w:r>
        <w:rPr>
          <w:rFonts w:ascii="Times New Roman" w:eastAsia="Times New Roman" w:hAnsi="Times New Roman" w:cs="Times New Roman"/>
          <w:b/>
        </w:rPr>
        <w:t>Number of Attributes = 29</w:t>
      </w:r>
    </w:p>
    <w:p w14:paraId="22A7159F" w14:textId="77777777" w:rsidR="00644CCE" w:rsidRDefault="00644CCE">
      <w:pPr>
        <w:rPr>
          <w:rFonts w:ascii="Times New Roman" w:eastAsia="Times New Roman" w:hAnsi="Times New Roman" w:cs="Times New Roman"/>
        </w:rPr>
      </w:pPr>
    </w:p>
    <w:p w14:paraId="7EF54070"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A89D807" wp14:editId="55314BB9">
            <wp:extent cx="4076963" cy="4452853"/>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4076963" cy="4452853"/>
                    </a:xfrm>
                    <a:prstGeom prst="rect">
                      <a:avLst/>
                    </a:prstGeom>
                    <a:ln/>
                  </pic:spPr>
                </pic:pic>
              </a:graphicData>
            </a:graphic>
          </wp:inline>
        </w:drawing>
      </w:r>
    </w:p>
    <w:p w14:paraId="21B5F410" w14:textId="77777777" w:rsidR="00644CCE" w:rsidRDefault="00644CCE">
      <w:pPr>
        <w:rPr>
          <w:rFonts w:ascii="Times New Roman" w:eastAsia="Times New Roman" w:hAnsi="Times New Roman" w:cs="Times New Roman"/>
          <w:b/>
        </w:rPr>
      </w:pPr>
    </w:p>
    <w:p w14:paraId="5C60C887" w14:textId="77777777" w:rsidR="00644CCE" w:rsidRDefault="00000000">
      <w:pPr>
        <w:pStyle w:val="Heading2"/>
        <w:rPr>
          <w:rFonts w:ascii="Times New Roman" w:eastAsia="Times New Roman" w:hAnsi="Times New Roman" w:cs="Times New Roman"/>
        </w:rPr>
      </w:pPr>
      <w:bookmarkStart w:id="8" w:name="_j0t6p089dby7" w:colFirst="0" w:colLast="0"/>
      <w:bookmarkEnd w:id="8"/>
      <w:r>
        <w:t>EXPLORATORY DATA ANALYSIS</w:t>
      </w:r>
    </w:p>
    <w:p w14:paraId="07F9BE29" w14:textId="77777777" w:rsidR="00644CCE" w:rsidRDefault="00000000">
      <w:pPr>
        <w:pStyle w:val="Heading3"/>
      </w:pPr>
      <w:bookmarkStart w:id="9" w:name="_gzezxo33j14z" w:colFirst="0" w:colLast="0"/>
      <w:bookmarkEnd w:id="9"/>
      <w:r>
        <w:t>NULL VALUE CHECK</w:t>
      </w:r>
    </w:p>
    <w:p w14:paraId="1300D994" w14:textId="77777777" w:rsidR="00644CCE" w:rsidRDefault="00000000">
      <w:pPr>
        <w:rPr>
          <w:rFonts w:ascii="Times New Roman" w:eastAsia="Times New Roman" w:hAnsi="Times New Roman" w:cs="Times New Roman"/>
        </w:rPr>
      </w:pPr>
      <w:r>
        <w:rPr>
          <w:rFonts w:ascii="Times New Roman" w:eastAsia="Times New Roman" w:hAnsi="Times New Roman" w:cs="Times New Roman"/>
        </w:rPr>
        <w:t xml:space="preserve">Checking for null values in the dataset for all the variables. </w:t>
      </w:r>
    </w:p>
    <w:p w14:paraId="22A7BC76" w14:textId="77777777" w:rsidR="00644CCE" w:rsidRDefault="00644CCE">
      <w:pPr>
        <w:rPr>
          <w:rFonts w:ascii="Times New Roman" w:eastAsia="Times New Roman" w:hAnsi="Times New Roman" w:cs="Times New Roman"/>
        </w:rPr>
      </w:pPr>
    </w:p>
    <w:p w14:paraId="17F5CF77" w14:textId="49D3C621" w:rsidR="00644CCE" w:rsidRDefault="00000000">
      <w:pPr>
        <w:rPr>
          <w:rFonts w:ascii="Times New Roman" w:eastAsia="Times New Roman" w:hAnsi="Times New Roman" w:cs="Times New Roman"/>
        </w:rPr>
      </w:pPr>
      <w:r>
        <w:rPr>
          <w:rFonts w:ascii="Times New Roman" w:eastAsia="Times New Roman" w:hAnsi="Times New Roman" w:cs="Times New Roman"/>
        </w:rPr>
        <w:t>The dataset had no null values</w:t>
      </w:r>
      <w:r w:rsidR="008A382B">
        <w:rPr>
          <w:rFonts w:ascii="Times New Roman" w:eastAsia="Times New Roman" w:hAnsi="Times New Roman" w:cs="Times New Roman"/>
        </w:rPr>
        <w:t>. H</w:t>
      </w:r>
      <w:r>
        <w:rPr>
          <w:rFonts w:ascii="Times New Roman" w:eastAsia="Times New Roman" w:hAnsi="Times New Roman" w:cs="Times New Roman"/>
        </w:rPr>
        <w:t xml:space="preserve">ence no treating or imputation was required </w:t>
      </w:r>
    </w:p>
    <w:p w14:paraId="4C24BE7A" w14:textId="77777777" w:rsidR="00644CCE" w:rsidRDefault="00644CCE">
      <w:pPr>
        <w:rPr>
          <w:rFonts w:ascii="Times New Roman" w:eastAsia="Times New Roman" w:hAnsi="Times New Roman" w:cs="Times New Roman"/>
        </w:rPr>
      </w:pPr>
    </w:p>
    <w:p w14:paraId="38AC3BA4" w14:textId="77777777" w:rsidR="00644CCE" w:rsidRDefault="00000000">
      <w:pPr>
        <w:ind w:right="2970"/>
        <w:rPr>
          <w:rFonts w:ascii="Times New Roman" w:eastAsia="Times New Roman" w:hAnsi="Times New Roman" w:cs="Times New Roman"/>
          <w:b/>
        </w:rPr>
      </w:pPr>
      <w:r>
        <w:rPr>
          <w:rFonts w:ascii="Times New Roman" w:eastAsia="Times New Roman" w:hAnsi="Times New Roman" w:cs="Times New Roman"/>
          <w:noProof/>
        </w:rPr>
        <w:lastRenderedPageBreak/>
        <w:drawing>
          <wp:inline distT="114300" distB="114300" distL="114300" distR="114300" wp14:anchorId="5F32E779" wp14:editId="3EE7030B">
            <wp:extent cx="947738" cy="3174921"/>
            <wp:effectExtent l="0" t="0" r="0" b="0"/>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947738" cy="3174921"/>
                    </a:xfrm>
                    <a:prstGeom prst="rect">
                      <a:avLst/>
                    </a:prstGeom>
                    <a:ln/>
                  </pic:spPr>
                </pic:pic>
              </a:graphicData>
            </a:graphic>
          </wp:inline>
        </w:drawing>
      </w:r>
    </w:p>
    <w:p w14:paraId="4278DCF1" w14:textId="77777777" w:rsidR="00644CCE" w:rsidRDefault="00000000">
      <w:pPr>
        <w:pStyle w:val="Heading3"/>
      </w:pPr>
      <w:bookmarkStart w:id="10" w:name="_9bxb2vm05li" w:colFirst="0" w:colLast="0"/>
      <w:bookmarkEnd w:id="10"/>
      <w:r>
        <w:t>TARGET VARIABLE</w:t>
      </w:r>
    </w:p>
    <w:p w14:paraId="31C0E5A4" w14:textId="77777777" w:rsidR="00644CCE" w:rsidRDefault="00644CCE">
      <w:pPr>
        <w:pBdr>
          <w:top w:val="nil"/>
          <w:left w:val="nil"/>
          <w:bottom w:val="nil"/>
          <w:right w:val="nil"/>
          <w:between w:val="nil"/>
        </w:pBdr>
        <w:rPr>
          <w:rFonts w:ascii="Times New Roman" w:eastAsia="Times New Roman" w:hAnsi="Times New Roman" w:cs="Times New Roman"/>
          <w:b/>
        </w:rPr>
      </w:pPr>
    </w:p>
    <w:p w14:paraId="5036811F" w14:textId="7E99CC96"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Appliances are the target variable in our dataset</w:t>
      </w:r>
      <w:r>
        <w:rPr>
          <w:rFonts w:ascii="Times New Roman" w:eastAsia="Times New Roman" w:hAnsi="Times New Roman" w:cs="Times New Roman"/>
          <w:b/>
        </w:rPr>
        <w:t xml:space="preserve">. </w:t>
      </w:r>
      <w:r>
        <w:rPr>
          <w:rFonts w:ascii="Times New Roman" w:eastAsia="Times New Roman" w:hAnsi="Times New Roman" w:cs="Times New Roman"/>
        </w:rPr>
        <w:t xml:space="preserve">The variable we are attempting to estimate or predict using data from other variables in the dataset is the target variable in machine learning. It goes by the </w:t>
      </w:r>
      <w:proofErr w:type="gramStart"/>
      <w:r>
        <w:rPr>
          <w:rFonts w:ascii="Times New Roman" w:eastAsia="Times New Roman" w:hAnsi="Times New Roman" w:cs="Times New Roman"/>
        </w:rPr>
        <w:t>names</w:t>
      </w:r>
      <w:proofErr w:type="gramEnd"/>
      <w:r>
        <w:rPr>
          <w:rFonts w:ascii="Times New Roman" w:eastAsia="Times New Roman" w:hAnsi="Times New Roman" w:cs="Times New Roman"/>
        </w:rPr>
        <w:t xml:space="preserve"> dependent variable, </w:t>
      </w:r>
      <w:r w:rsidR="008A382B">
        <w:rPr>
          <w:rFonts w:ascii="Times New Roman" w:eastAsia="Times New Roman" w:hAnsi="Times New Roman" w:cs="Times New Roman"/>
        </w:rPr>
        <w:t xml:space="preserve">the </w:t>
      </w:r>
      <w:r>
        <w:rPr>
          <w:rFonts w:ascii="Times New Roman" w:eastAsia="Times New Roman" w:hAnsi="Times New Roman" w:cs="Times New Roman"/>
        </w:rPr>
        <w:t xml:space="preserve">response variable, and </w:t>
      </w:r>
      <w:r w:rsidR="008A382B">
        <w:rPr>
          <w:rFonts w:ascii="Times New Roman" w:eastAsia="Times New Roman" w:hAnsi="Times New Roman" w:cs="Times New Roman"/>
        </w:rPr>
        <w:t xml:space="preserve">the </w:t>
      </w:r>
      <w:r>
        <w:rPr>
          <w:rFonts w:ascii="Times New Roman" w:eastAsia="Times New Roman" w:hAnsi="Times New Roman" w:cs="Times New Roman"/>
        </w:rPr>
        <w:t xml:space="preserve">outcome variable. </w:t>
      </w:r>
    </w:p>
    <w:p w14:paraId="5604531C"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7EF532A2" w14:textId="77777777"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appliance variable gives us the energy consumption of a household in Wh. </w:t>
      </w:r>
    </w:p>
    <w:p w14:paraId="1FA46C69" w14:textId="77777777" w:rsidR="00644CCE" w:rsidRDefault="00644CCE">
      <w:pPr>
        <w:pBdr>
          <w:top w:val="nil"/>
          <w:left w:val="nil"/>
          <w:bottom w:val="nil"/>
          <w:right w:val="nil"/>
          <w:between w:val="nil"/>
        </w:pBdr>
        <w:rPr>
          <w:rFonts w:ascii="Times New Roman" w:eastAsia="Times New Roman" w:hAnsi="Times New Roman" w:cs="Times New Roman"/>
        </w:rPr>
      </w:pPr>
    </w:p>
    <w:p w14:paraId="01DFBFDB" w14:textId="77777777" w:rsidR="00644CCE" w:rsidRDefault="00644CCE">
      <w:pPr>
        <w:pBdr>
          <w:top w:val="nil"/>
          <w:left w:val="nil"/>
          <w:bottom w:val="nil"/>
          <w:right w:val="nil"/>
          <w:between w:val="nil"/>
        </w:pBdr>
        <w:rPr>
          <w:rFonts w:ascii="Times New Roman" w:eastAsia="Times New Roman" w:hAnsi="Times New Roman" w:cs="Times New Roman"/>
        </w:rPr>
      </w:pPr>
    </w:p>
    <w:p w14:paraId="7FCFE183" w14:textId="77777777" w:rsidR="00644CCE" w:rsidRDefault="00000000">
      <w:pPr>
        <w:rPr>
          <w:rFonts w:ascii="Times New Roman" w:eastAsia="Times New Roman" w:hAnsi="Times New Roman" w:cs="Times New Roman"/>
        </w:rPr>
      </w:pPr>
      <w:r>
        <w:rPr>
          <w:rFonts w:ascii="Times New Roman" w:eastAsia="Times New Roman" w:hAnsi="Times New Roman" w:cs="Times New Roman"/>
          <w:b/>
          <w:noProof/>
        </w:rPr>
        <w:drawing>
          <wp:inline distT="0" distB="0" distL="0" distR="0" wp14:anchorId="3F6CA107" wp14:editId="456A4FD3">
            <wp:extent cx="3053746" cy="2277495"/>
            <wp:effectExtent l="0" t="0" r="0" b="0"/>
            <wp:docPr id="33" name="image19.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histogram&#10;&#10;Description automatically generated"/>
                    <pic:cNvPicPr preferRelativeResize="0"/>
                  </pic:nvPicPr>
                  <pic:blipFill>
                    <a:blip r:embed="rId9"/>
                    <a:srcRect/>
                    <a:stretch>
                      <a:fillRect/>
                    </a:stretch>
                  </pic:blipFill>
                  <pic:spPr>
                    <a:xfrm>
                      <a:off x="0" y="0"/>
                      <a:ext cx="3053746" cy="2277495"/>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1A853A08" wp14:editId="040FF95C">
            <wp:extent cx="2737705" cy="2271713"/>
            <wp:effectExtent l="0" t="0" r="0" b="0"/>
            <wp:docPr id="11" name="image22.png" descr="Chart, histogram,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histogram, box and whisker chart&#10;&#10;Description automatically generated"/>
                    <pic:cNvPicPr preferRelativeResize="0"/>
                  </pic:nvPicPr>
                  <pic:blipFill>
                    <a:blip r:embed="rId10"/>
                    <a:srcRect/>
                    <a:stretch>
                      <a:fillRect/>
                    </a:stretch>
                  </pic:blipFill>
                  <pic:spPr>
                    <a:xfrm>
                      <a:off x="0" y="0"/>
                      <a:ext cx="2737705" cy="2271713"/>
                    </a:xfrm>
                    <a:prstGeom prst="rect">
                      <a:avLst/>
                    </a:prstGeom>
                    <a:ln/>
                  </pic:spPr>
                </pic:pic>
              </a:graphicData>
            </a:graphic>
          </wp:inline>
        </w:drawing>
      </w:r>
    </w:p>
    <w:p w14:paraId="650B5E31" w14:textId="66DE7D3E"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data is skewed concentration towards the lower end of the Appliances value</w:t>
      </w:r>
      <w:r w:rsidR="008A382B">
        <w:rPr>
          <w:rFonts w:ascii="Times New Roman" w:eastAsia="Times New Roman" w:hAnsi="Times New Roman" w:cs="Times New Roman"/>
        </w:rPr>
        <w:t>,</w:t>
      </w:r>
      <w:r>
        <w:rPr>
          <w:rFonts w:ascii="Times New Roman" w:eastAsia="Times New Roman" w:hAnsi="Times New Roman" w:cs="Times New Roman"/>
        </w:rPr>
        <w:t xml:space="preserve"> as seen in the distribution above. Based on the position of the median value in the box plot, we may decide </w:t>
      </w:r>
      <w:r w:rsidR="0039414C">
        <w:rPr>
          <w:rFonts w:ascii="Times New Roman" w:eastAsia="Times New Roman" w:hAnsi="Times New Roman" w:cs="Times New Roman"/>
        </w:rPr>
        <w:lastRenderedPageBreak/>
        <w:t>whether a distribution is skewed</w:t>
      </w:r>
      <w:r>
        <w:rPr>
          <w:rFonts w:ascii="Times New Roman" w:eastAsia="Times New Roman" w:hAnsi="Times New Roman" w:cs="Times New Roman"/>
        </w:rPr>
        <w:t xml:space="preserve">. </w:t>
      </w:r>
      <w:r w:rsidR="00CC7DA8" w:rsidRPr="00CC7DA8">
        <w:rPr>
          <w:rFonts w:ascii="Times New Roman" w:eastAsia="Times New Roman" w:hAnsi="Times New Roman" w:cs="Times New Roman"/>
        </w:rPr>
        <w:t>When the median is closer to the bottom of the box and the whisker is shorter on the lower end of the box, the distribution is right-skewed (or "positively" skewed").</w:t>
      </w:r>
    </w:p>
    <w:p w14:paraId="00297B76" w14:textId="77777777" w:rsidR="00644CCE" w:rsidRDefault="00000000">
      <w:pPr>
        <w:pStyle w:val="Heading3"/>
      </w:pPr>
      <w:r>
        <w:t>OUTLIER DETECTION</w:t>
      </w:r>
    </w:p>
    <w:p w14:paraId="5272026E" w14:textId="77777777" w:rsidR="00644CCE" w:rsidRDefault="00644CCE"/>
    <w:p w14:paraId="7AD42860" w14:textId="77777777" w:rsidR="00644CCE" w:rsidRDefault="00000000">
      <w:pPr>
        <w:pStyle w:val="Heading4"/>
      </w:pPr>
      <w:bookmarkStart w:id="11" w:name="_5ymke8hpw3kv" w:colFirst="0" w:colLast="0"/>
      <w:bookmarkEnd w:id="11"/>
      <w:r>
        <w:t>OUTLIER DETECTION ON TARGET VARIABLE</w:t>
      </w:r>
    </w:p>
    <w:p w14:paraId="381DE11D" w14:textId="77777777" w:rsidR="00644CCE" w:rsidRDefault="00000000">
      <w:pPr>
        <w:pStyle w:val="Heading4"/>
      </w:pPr>
      <w:bookmarkStart w:id="12" w:name="_33z038bg96fp" w:colFirst="0" w:colLast="0"/>
      <w:bookmarkEnd w:id="12"/>
      <w:r>
        <w:t>DBSCAN</w:t>
      </w:r>
    </w:p>
    <w:p w14:paraId="6D51E149" w14:textId="77777777" w:rsidR="00644CCE" w:rsidRDefault="00644CCE">
      <w:pPr>
        <w:rPr>
          <w:rFonts w:ascii="Times New Roman" w:eastAsia="Times New Roman" w:hAnsi="Times New Roman" w:cs="Times New Roman"/>
        </w:rPr>
      </w:pPr>
    </w:p>
    <w:p w14:paraId="793C9FDB" w14:textId="1CD5DD26"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Data points closely spaced together are grouped using the clustering algorithm DBSCAN, which also finds isolated noise spots. </w:t>
      </w:r>
      <w:r w:rsidR="0039414C">
        <w:rPr>
          <w:rFonts w:ascii="Times New Roman" w:eastAsia="Times New Roman" w:hAnsi="Times New Roman" w:cs="Times New Roman"/>
        </w:rPr>
        <w:t>A radius surrounds each data point</w:t>
      </w:r>
      <w:r>
        <w:rPr>
          <w:rFonts w:ascii="Times New Roman" w:eastAsia="Times New Roman" w:hAnsi="Times New Roman" w:cs="Times New Roman"/>
        </w:rPr>
        <w:t>, and the number of additional data points within that radius is counted. Core points are those when the number of points inside the radius is greater than or equal to a predetermined threshold. Border points are those points that are a part of the radius of core points but are not core themselves. Noise points are neither core nor border points</w:t>
      </w:r>
      <w:r w:rsidR="0039414C">
        <w:rPr>
          <w:rFonts w:ascii="Times New Roman" w:eastAsia="Times New Roman" w:hAnsi="Times New Roman" w:cs="Times New Roman"/>
        </w:rPr>
        <w:t xml:space="preserve"> nor</w:t>
      </w:r>
      <w:r>
        <w:rPr>
          <w:rFonts w:ascii="Times New Roman" w:eastAsia="Times New Roman" w:hAnsi="Times New Roman" w:cs="Times New Roman"/>
        </w:rPr>
        <w:t xml:space="preserve"> fall within any core point's radius. </w:t>
      </w:r>
    </w:p>
    <w:p w14:paraId="25CD9BF5"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3DDF797" wp14:editId="25704C66">
            <wp:extent cx="5681663" cy="2258097"/>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681663" cy="2258097"/>
                    </a:xfrm>
                    <a:prstGeom prst="rect">
                      <a:avLst/>
                    </a:prstGeom>
                    <a:ln/>
                  </pic:spPr>
                </pic:pic>
              </a:graphicData>
            </a:graphic>
          </wp:inline>
        </w:drawing>
      </w:r>
    </w:p>
    <w:p w14:paraId="5BE4C22C" w14:textId="521B3300" w:rsidR="00644CC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points in yellow were flagged as outliers by the DBSCAN algorithm. These points were plotted in a scatterplot for </w:t>
      </w:r>
      <w:r w:rsidR="008A382B">
        <w:rPr>
          <w:rFonts w:ascii="Times New Roman" w:eastAsia="Times New Roman" w:hAnsi="Times New Roman" w:cs="Times New Roman"/>
        </w:rPr>
        <w:t xml:space="preserve">the </w:t>
      </w:r>
      <w:r>
        <w:rPr>
          <w:rFonts w:ascii="Times New Roman" w:eastAsia="Times New Roman" w:hAnsi="Times New Roman" w:cs="Times New Roman"/>
        </w:rPr>
        <w:t>Appliance vs</w:t>
      </w:r>
      <w:r w:rsidR="008A382B">
        <w:rPr>
          <w:rFonts w:ascii="Times New Roman" w:eastAsia="Times New Roman" w:hAnsi="Times New Roman" w:cs="Times New Roman"/>
        </w:rPr>
        <w:t>.</w:t>
      </w:r>
      <w:r>
        <w:rPr>
          <w:rFonts w:ascii="Times New Roman" w:eastAsia="Times New Roman" w:hAnsi="Times New Roman" w:cs="Times New Roman"/>
        </w:rPr>
        <w:t xml:space="preserve"> T1 variable. The outliers were</w:t>
      </w:r>
      <w:r w:rsidR="009F5171">
        <w:rPr>
          <w:rFonts w:ascii="Times New Roman" w:eastAsia="Times New Roman" w:hAnsi="Times New Roman" w:cs="Times New Roman"/>
        </w:rPr>
        <w:t xml:space="preserve"> no</w:t>
      </w:r>
      <w:r>
        <w:rPr>
          <w:rFonts w:ascii="Times New Roman" w:eastAsia="Times New Roman" w:hAnsi="Times New Roman" w:cs="Times New Roman"/>
        </w:rPr>
        <w:t xml:space="preserve">t removed as there was no conclusive evidence that these data points were erroneous. ​​Even though outliers can occasionally be the consequence of mistakes, they can occasionally hold </w:t>
      </w:r>
      <w:r w:rsidR="0039414C">
        <w:rPr>
          <w:rFonts w:ascii="Times New Roman" w:eastAsia="Times New Roman" w:hAnsi="Times New Roman" w:cs="Times New Roman"/>
        </w:rPr>
        <w:t>vital</w:t>
      </w:r>
      <w:r>
        <w:rPr>
          <w:rFonts w:ascii="Times New Roman" w:eastAsia="Times New Roman" w:hAnsi="Times New Roman" w:cs="Times New Roman"/>
        </w:rPr>
        <w:t xml:space="preserve"> information and offer insights into the underlying patterns and relationships in the data. </w:t>
      </w:r>
      <w:r w:rsidR="008A382B">
        <w:rPr>
          <w:rFonts w:ascii="Times New Roman" w:eastAsia="Times New Roman" w:hAnsi="Times New Roman" w:cs="Times New Roman"/>
        </w:rPr>
        <w:t>Forty-three</w:t>
      </w:r>
      <w:r>
        <w:rPr>
          <w:rFonts w:ascii="Times New Roman" w:eastAsia="Times New Roman" w:hAnsi="Times New Roman" w:cs="Times New Roman"/>
        </w:rPr>
        <w:t xml:space="preserve"> data points were flagged as outliers from the DBSCAN algorithm. These values with high target variables or outliers could be electrical surges and cannot be removed from the data.</w:t>
      </w:r>
    </w:p>
    <w:p w14:paraId="71F9E65A" w14:textId="77777777" w:rsidR="00644CCE" w:rsidRDefault="00000000">
      <w:pPr>
        <w:pStyle w:val="Heading4"/>
        <w:jc w:val="both"/>
      </w:pPr>
      <w:bookmarkStart w:id="13" w:name="_yy0gs8afdunn" w:colFirst="0" w:colLast="0"/>
      <w:bookmarkEnd w:id="13"/>
      <w:r>
        <w:lastRenderedPageBreak/>
        <w:t>OUTLIER DETECTION ON INPUT VARIABLES</w:t>
      </w:r>
    </w:p>
    <w:p w14:paraId="1B06F8C4" w14:textId="77777777" w:rsidR="00644CCE" w:rsidRDefault="00644CCE">
      <w:pPr>
        <w:jc w:val="both"/>
        <w:rPr>
          <w:rFonts w:ascii="Times New Roman" w:eastAsia="Times New Roman" w:hAnsi="Times New Roman" w:cs="Times New Roman"/>
        </w:rPr>
      </w:pPr>
    </w:p>
    <w:p w14:paraId="75824A98" w14:textId="77777777" w:rsidR="00644CCE" w:rsidRDefault="00000000">
      <w:pPr>
        <w:pStyle w:val="Heading4"/>
        <w:jc w:val="both"/>
      </w:pPr>
      <w:bookmarkStart w:id="14" w:name="_adzyvjgz23fw" w:colFirst="0" w:colLast="0"/>
      <w:bookmarkEnd w:id="14"/>
      <w:r>
        <w:t>LOCAL OUTLIER FACTOR</w:t>
      </w:r>
    </w:p>
    <w:p w14:paraId="2274AFCB" w14:textId="77777777" w:rsidR="00644CCE" w:rsidRDefault="00644CCE">
      <w:pPr>
        <w:jc w:val="both"/>
        <w:rPr>
          <w:rFonts w:ascii="Times New Roman" w:eastAsia="Times New Roman" w:hAnsi="Times New Roman" w:cs="Times New Roman"/>
          <w:b/>
        </w:rPr>
      </w:pPr>
    </w:p>
    <w:p w14:paraId="7188BAE9" w14:textId="1492C2B5"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LOF is an unsupervised machine learning algorithm </w:t>
      </w:r>
      <w:r w:rsidR="0039414C">
        <w:rPr>
          <w:rFonts w:ascii="Times New Roman" w:eastAsia="Times New Roman" w:hAnsi="Times New Roman" w:cs="Times New Roman"/>
        </w:rPr>
        <w:t>that</w:t>
      </w:r>
      <w:r>
        <w:rPr>
          <w:rFonts w:ascii="Times New Roman" w:eastAsia="Times New Roman" w:hAnsi="Times New Roman" w:cs="Times New Roman"/>
        </w:rPr>
        <w:t xml:space="preserve"> detect</w:t>
      </w:r>
      <w:r w:rsidR="009710AC">
        <w:rPr>
          <w:rFonts w:ascii="Times New Roman" w:eastAsia="Times New Roman" w:hAnsi="Times New Roman" w:cs="Times New Roman"/>
        </w:rPr>
        <w:t>s</w:t>
      </w:r>
      <w:r>
        <w:rPr>
          <w:rFonts w:ascii="Times New Roman" w:eastAsia="Times New Roman" w:hAnsi="Times New Roman" w:cs="Times New Roman"/>
        </w:rPr>
        <w:t xml:space="preserve"> outliers in a dataset. Each data point is given a score based on its local density in relation to its k closest neighbors. In contrast to a data point </w:t>
      </w:r>
      <w:r w:rsidR="0039414C">
        <w:rPr>
          <w:rFonts w:ascii="Times New Roman" w:eastAsia="Times New Roman" w:hAnsi="Times New Roman" w:cs="Times New Roman"/>
        </w:rPr>
        <w:t>close to its neighbors, a data point</w:t>
      </w:r>
      <w:r>
        <w:rPr>
          <w:rFonts w:ascii="Times New Roman" w:eastAsia="Times New Roman" w:hAnsi="Times New Roman" w:cs="Times New Roman"/>
        </w:rPr>
        <w:t xml:space="preserve"> far from its neighbors will have a low local density and be more likely to be an outlier. LOF</w:t>
      </w:r>
      <w:r w:rsidR="00701AEC">
        <w:rPr>
          <w:rFonts w:ascii="Times New Roman" w:eastAsia="Times New Roman" w:hAnsi="Times New Roman" w:cs="Times New Roman"/>
        </w:rPr>
        <w:t xml:space="preserve"> exceptional</w:t>
      </w:r>
      <w:r>
        <w:rPr>
          <w:rFonts w:ascii="Times New Roman" w:eastAsia="Times New Roman" w:hAnsi="Times New Roman" w:cs="Times New Roman"/>
        </w:rPr>
        <w:t xml:space="preserve">ly performs well with high dimensional data and is robust to </w:t>
      </w:r>
      <w:r w:rsidR="0039414C">
        <w:rPr>
          <w:rFonts w:ascii="Times New Roman" w:eastAsia="Times New Roman" w:hAnsi="Times New Roman" w:cs="Times New Roman"/>
        </w:rPr>
        <w:t>data density variations and</w:t>
      </w:r>
      <w:r>
        <w:rPr>
          <w:rFonts w:ascii="Times New Roman" w:eastAsia="Times New Roman" w:hAnsi="Times New Roman" w:cs="Times New Roman"/>
        </w:rPr>
        <w:t xml:space="preserve"> clusters or noise. However, if the dataset is too large</w:t>
      </w:r>
      <w:r w:rsidR="008A382B">
        <w:rPr>
          <w:rFonts w:ascii="Times New Roman" w:eastAsia="Times New Roman" w:hAnsi="Times New Roman" w:cs="Times New Roman"/>
        </w:rPr>
        <w:t>,</w:t>
      </w:r>
      <w:r>
        <w:rPr>
          <w:rFonts w:ascii="Times New Roman" w:eastAsia="Times New Roman" w:hAnsi="Times New Roman" w:cs="Times New Roman"/>
        </w:rPr>
        <w:t xml:space="preserve"> it can be computationally expensive. </w:t>
      </w:r>
    </w:p>
    <w:p w14:paraId="25777761" w14:textId="77777777" w:rsidR="00644CCE" w:rsidRDefault="00644CCE">
      <w:pPr>
        <w:jc w:val="both"/>
        <w:rPr>
          <w:rFonts w:ascii="Times New Roman" w:eastAsia="Times New Roman" w:hAnsi="Times New Roman" w:cs="Times New Roman"/>
        </w:rPr>
      </w:pPr>
    </w:p>
    <w:p w14:paraId="732B8C17" w14:textId="77777777" w:rsidR="00644CCE"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2FB84C" wp14:editId="21BE343F">
            <wp:extent cx="5472113" cy="2446666"/>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472113" cy="2446666"/>
                    </a:xfrm>
                    <a:prstGeom prst="rect">
                      <a:avLst/>
                    </a:prstGeom>
                    <a:ln/>
                  </pic:spPr>
                </pic:pic>
              </a:graphicData>
            </a:graphic>
          </wp:inline>
        </w:drawing>
      </w:r>
    </w:p>
    <w:p w14:paraId="68AA55F9" w14:textId="77777777" w:rsidR="00644CCE" w:rsidRDefault="00644CCE">
      <w:pPr>
        <w:jc w:val="both"/>
        <w:rPr>
          <w:rFonts w:ascii="Times New Roman" w:eastAsia="Times New Roman" w:hAnsi="Times New Roman" w:cs="Times New Roman"/>
        </w:rPr>
      </w:pPr>
    </w:p>
    <w:p w14:paraId="69B128F7" w14:textId="2AF64639" w:rsidR="00644CC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rPr>
        <w:t>The boxplot above shows the distribution of the outliers identified from the input variables. These data points</w:t>
      </w:r>
      <w:r w:rsidR="008A382B">
        <w:rPr>
          <w:rFonts w:ascii="Times New Roman" w:eastAsia="Times New Roman" w:hAnsi="Times New Roman" w:cs="Times New Roman"/>
        </w:rPr>
        <w:t>,</w:t>
      </w:r>
      <w:r>
        <w:rPr>
          <w:rFonts w:ascii="Times New Roman" w:eastAsia="Times New Roman" w:hAnsi="Times New Roman" w:cs="Times New Roman"/>
        </w:rPr>
        <w:t xml:space="preserve"> however</w:t>
      </w:r>
      <w:r w:rsidR="008A382B">
        <w:rPr>
          <w:rFonts w:ascii="Times New Roman" w:eastAsia="Times New Roman" w:hAnsi="Times New Roman" w:cs="Times New Roman"/>
        </w:rPr>
        <w:t>,</w:t>
      </w:r>
      <w:r>
        <w:rPr>
          <w:rFonts w:ascii="Times New Roman" w:eastAsia="Times New Roman" w:hAnsi="Times New Roman" w:cs="Times New Roman"/>
        </w:rPr>
        <w:t xml:space="preserve"> have very similar distribution for the target variable without outliers. Both the regular data points and the outliers have a median of 60. </w:t>
      </w:r>
      <w:r w:rsidR="0039414C">
        <w:rPr>
          <w:rFonts w:ascii="Times New Roman" w:eastAsia="Times New Roman" w:hAnsi="Times New Roman" w:cs="Times New Roman"/>
        </w:rPr>
        <w:t>The potential outlier values were not removed because there was no significant outlier behavior concerning the target variable</w:t>
      </w:r>
      <w:r>
        <w:rPr>
          <w:rFonts w:ascii="Times New Roman" w:eastAsia="Times New Roman" w:hAnsi="Times New Roman" w:cs="Times New Roman"/>
        </w:rPr>
        <w:t xml:space="preserve">. </w:t>
      </w:r>
    </w:p>
    <w:p w14:paraId="4C7D8111" w14:textId="77777777" w:rsidR="00644CCE" w:rsidRDefault="00000000">
      <w:pPr>
        <w:pStyle w:val="Heading4"/>
      </w:pPr>
      <w:bookmarkStart w:id="15" w:name="_f79y5mqwqw1d" w:colFirst="0" w:colLast="0"/>
      <w:bookmarkEnd w:id="15"/>
      <w:r>
        <w:t>INPUT VARIABLE CORRELATION</w:t>
      </w:r>
    </w:p>
    <w:p w14:paraId="05CD5441" w14:textId="77777777" w:rsidR="00644CCE" w:rsidRDefault="00644CCE">
      <w:pPr>
        <w:pBdr>
          <w:top w:val="nil"/>
          <w:left w:val="nil"/>
          <w:bottom w:val="nil"/>
          <w:right w:val="nil"/>
          <w:between w:val="nil"/>
        </w:pBdr>
        <w:rPr>
          <w:rFonts w:ascii="Times New Roman" w:eastAsia="Times New Roman" w:hAnsi="Times New Roman" w:cs="Times New Roman"/>
          <w:b/>
        </w:rPr>
      </w:pPr>
    </w:p>
    <w:p w14:paraId="3125E462" w14:textId="77777777" w:rsidR="00644CCE" w:rsidRDefault="00000000">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8E7194D" wp14:editId="74C24C3A">
            <wp:extent cx="5326321" cy="5645150"/>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5326321" cy="5645150"/>
                    </a:xfrm>
                    <a:prstGeom prst="rect">
                      <a:avLst/>
                    </a:prstGeom>
                    <a:ln/>
                  </pic:spPr>
                </pic:pic>
              </a:graphicData>
            </a:graphic>
          </wp:inline>
        </w:drawing>
      </w:r>
    </w:p>
    <w:p w14:paraId="15B741DF" w14:textId="77777777" w:rsidR="00644CCE" w:rsidRDefault="00000000">
      <w:pPr>
        <w:pStyle w:val="Heading4"/>
        <w:jc w:val="both"/>
      </w:pPr>
      <w:bookmarkStart w:id="16" w:name="_n4oyp31excy6" w:colFirst="0" w:colLast="0"/>
      <w:bookmarkEnd w:id="16"/>
      <w:r>
        <w:t xml:space="preserve">CORRELATION PLOT </w:t>
      </w:r>
    </w:p>
    <w:p w14:paraId="3266B951" w14:textId="77777777" w:rsidR="00644CCE" w:rsidRDefault="00644CCE"/>
    <w:p w14:paraId="29E01FD6" w14:textId="7C94F2F1"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correlation coefficients between several variables are shown on a correlation plot, often referred to as a heatmap or a correlation matrix. It</w:t>
      </w:r>
      <w:r w:rsidR="009F5171">
        <w:rPr>
          <w:rFonts w:ascii="Times New Roman" w:eastAsia="Times New Roman" w:hAnsi="Times New Roman" w:cs="Times New Roman"/>
        </w:rPr>
        <w:t xml:space="preserve"> i</w:t>
      </w:r>
      <w:r>
        <w:rPr>
          <w:rFonts w:ascii="Times New Roman" w:eastAsia="Times New Roman" w:hAnsi="Times New Roman" w:cs="Times New Roman"/>
        </w:rPr>
        <w:t xml:space="preserve">s an effective technique for finding trends and connections between variables in sizable datasets. The Pearson correlation coefficient is used for the analysis. </w:t>
      </w:r>
      <w:r w:rsidR="001C2F71">
        <w:rPr>
          <w:rFonts w:ascii="Times New Roman" w:eastAsia="Times New Roman" w:hAnsi="Times New Roman" w:cs="Times New Roman"/>
        </w:rPr>
        <w:t>It</w:t>
      </w:r>
      <w:r>
        <w:rPr>
          <w:rFonts w:ascii="Times New Roman" w:eastAsia="Times New Roman" w:hAnsi="Times New Roman" w:cs="Times New Roman"/>
        </w:rPr>
        <w:t xml:space="preserve"> measures the strength of the linear link between two continuous variables. On a scale from -1 to +1, it assesses the magnitude and direction of the link between two variables. There is no correlation when the correlation coefficient is zero, a perfect negative correlation is shown by a correlation coefficient of one, and a perfect positive correlation is indicated by a correlation coefficient of one. </w:t>
      </w:r>
      <w:r w:rsidR="0039414C">
        <w:rPr>
          <w:rFonts w:ascii="Times New Roman" w:eastAsia="Times New Roman" w:hAnsi="Times New Roman" w:cs="Times New Roman"/>
        </w:rPr>
        <w:t>The chart shows</w:t>
      </w:r>
      <w:r>
        <w:rPr>
          <w:rFonts w:ascii="Times New Roman" w:eastAsia="Times New Roman" w:hAnsi="Times New Roman" w:cs="Times New Roman"/>
        </w:rPr>
        <w:t xml:space="preserve"> that the temperature variables (T1, T2, T</w:t>
      </w:r>
      <w:proofErr w:type="gramStart"/>
      <w:r>
        <w:rPr>
          <w:rFonts w:ascii="Times New Roman" w:eastAsia="Times New Roman" w:hAnsi="Times New Roman" w:cs="Times New Roman"/>
        </w:rPr>
        <w:t>3..</w:t>
      </w:r>
      <w:proofErr w:type="gramEnd"/>
      <w:r>
        <w:rPr>
          <w:rFonts w:ascii="Times New Roman" w:eastAsia="Times New Roman" w:hAnsi="Times New Roman" w:cs="Times New Roman"/>
        </w:rPr>
        <w:t xml:space="preserve">) are </w:t>
      </w:r>
      <w:r>
        <w:rPr>
          <w:rFonts w:ascii="Times New Roman" w:eastAsia="Times New Roman" w:hAnsi="Times New Roman" w:cs="Times New Roman"/>
        </w:rPr>
        <w:lastRenderedPageBreak/>
        <w:t xml:space="preserve">highly correlated as they represent the temperature in different </w:t>
      </w:r>
      <w:r w:rsidR="0039414C">
        <w:rPr>
          <w:rFonts w:ascii="Times New Roman" w:eastAsia="Times New Roman" w:hAnsi="Times New Roman" w:cs="Times New Roman"/>
        </w:rPr>
        <w:t>house rooms</w:t>
      </w:r>
      <w:r>
        <w:rPr>
          <w:rFonts w:ascii="Times New Roman" w:eastAsia="Times New Roman" w:hAnsi="Times New Roman" w:cs="Times New Roman"/>
        </w:rPr>
        <w:t>. Similarly, the humidity variables (RH_1, RH_2, RH_</w:t>
      </w:r>
      <w:proofErr w:type="gramStart"/>
      <w:r>
        <w:rPr>
          <w:rFonts w:ascii="Times New Roman" w:eastAsia="Times New Roman" w:hAnsi="Times New Roman" w:cs="Times New Roman"/>
        </w:rPr>
        <w:t>3..</w:t>
      </w:r>
      <w:proofErr w:type="gramEnd"/>
      <w:r>
        <w:rPr>
          <w:rFonts w:ascii="Times New Roman" w:eastAsia="Times New Roman" w:hAnsi="Times New Roman" w:cs="Times New Roman"/>
        </w:rPr>
        <w:t xml:space="preserve">) are highly correlated. Hence these highly correlated variables are removed as a part of feature selection to avoid multicollinearity. </w:t>
      </w:r>
    </w:p>
    <w:p w14:paraId="16320C31" w14:textId="77777777" w:rsidR="00644CC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rPr>
        <w:t xml:space="preserve"> </w:t>
      </w:r>
    </w:p>
    <w:p w14:paraId="190A772A" w14:textId="77777777" w:rsidR="00644CCE" w:rsidRDefault="00000000">
      <w:pPr>
        <w:pStyle w:val="Heading4"/>
      </w:pPr>
      <w:bookmarkStart w:id="17" w:name="_fuygh01jds4x" w:colFirst="0" w:colLast="0"/>
      <w:bookmarkEnd w:id="17"/>
      <w:r>
        <w:t>MEAN ENERGY CONSUMPTION BY DAY OF WEEK</w:t>
      </w:r>
    </w:p>
    <w:p w14:paraId="418A450C" w14:textId="77777777" w:rsidR="00644CCE" w:rsidRDefault="00644CCE">
      <w:pPr>
        <w:pBdr>
          <w:top w:val="nil"/>
          <w:left w:val="nil"/>
          <w:bottom w:val="nil"/>
          <w:right w:val="nil"/>
          <w:between w:val="nil"/>
        </w:pBdr>
        <w:rPr>
          <w:rFonts w:ascii="Times New Roman" w:eastAsia="Times New Roman" w:hAnsi="Times New Roman" w:cs="Times New Roman"/>
          <w:b/>
        </w:rPr>
      </w:pPr>
    </w:p>
    <w:p w14:paraId="7087BF70" w14:textId="77777777" w:rsidR="00644CCE" w:rsidRDefault="00644CCE">
      <w:pPr>
        <w:pBdr>
          <w:top w:val="nil"/>
          <w:left w:val="nil"/>
          <w:bottom w:val="nil"/>
          <w:right w:val="nil"/>
          <w:between w:val="nil"/>
        </w:pBdr>
        <w:rPr>
          <w:rFonts w:ascii="Times New Roman" w:eastAsia="Times New Roman" w:hAnsi="Times New Roman" w:cs="Times New Roman"/>
          <w:b/>
        </w:rPr>
      </w:pPr>
    </w:p>
    <w:p w14:paraId="22C822FA" w14:textId="77777777" w:rsidR="00644CCE" w:rsidRDefault="00000000">
      <w:pPr>
        <w:pBdr>
          <w:top w:val="nil"/>
          <w:left w:val="nil"/>
          <w:bottom w:val="nil"/>
          <w:right w:val="nil"/>
          <w:between w:val="nil"/>
        </w:pBdr>
        <w:ind w:left="2160"/>
      </w:pPr>
      <w:r>
        <w:rPr>
          <w:noProof/>
        </w:rPr>
        <w:drawing>
          <wp:inline distT="114300" distB="114300" distL="114300" distR="114300" wp14:anchorId="5CF3422F" wp14:editId="7B3EDB50">
            <wp:extent cx="3243263" cy="2532277"/>
            <wp:effectExtent l="0" t="0" r="0" b="0"/>
            <wp:docPr id="3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3243263" cy="2532277"/>
                    </a:xfrm>
                    <a:prstGeom prst="rect">
                      <a:avLst/>
                    </a:prstGeom>
                    <a:ln/>
                  </pic:spPr>
                </pic:pic>
              </a:graphicData>
            </a:graphic>
          </wp:inline>
        </w:drawing>
      </w:r>
    </w:p>
    <w:p w14:paraId="72F28AE3"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5DC71DE6" w14:textId="3E4859F5"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During our analysis of appliance energy consumption, we observed a noticeable difference in the mean energy consumption across different days of the week. To illustrate this finding, we generated a bar plot </w:t>
      </w:r>
      <w:r w:rsidR="0039414C">
        <w:rPr>
          <w:rFonts w:ascii="Times New Roman" w:eastAsia="Times New Roman" w:hAnsi="Times New Roman" w:cs="Times New Roman"/>
        </w:rPr>
        <w:t>displaying each day's mean energy consumption</w:t>
      </w:r>
      <w:r>
        <w:rPr>
          <w:rFonts w:ascii="Times New Roman" w:eastAsia="Times New Roman" w:hAnsi="Times New Roman" w:cs="Times New Roman"/>
        </w:rPr>
        <w:t xml:space="preserve">. The plot reveals that the mean energy consumption is higher on Fridays, Saturdays, and Sundays </w:t>
      </w:r>
      <w:r w:rsidR="0039414C">
        <w:rPr>
          <w:rFonts w:ascii="Times New Roman" w:eastAsia="Times New Roman" w:hAnsi="Times New Roman" w:cs="Times New Roman"/>
        </w:rPr>
        <w:t>than on</w:t>
      </w:r>
      <w:r>
        <w:rPr>
          <w:rFonts w:ascii="Times New Roman" w:eastAsia="Times New Roman" w:hAnsi="Times New Roman" w:cs="Times New Roman"/>
        </w:rPr>
        <w:t xml:space="preserve"> other weekdays (Monday through Thursday). Specifically, we noticed that energy consumption on weekends tends to be higher on average than on weekdays.</w:t>
      </w:r>
    </w:p>
    <w:p w14:paraId="3AD2EF13"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492A82AB"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7EE3C0FE"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026FDF8A"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18DF7000" w14:textId="77777777" w:rsidR="00644CCE" w:rsidRDefault="00644CCE">
      <w:pPr>
        <w:pBdr>
          <w:top w:val="nil"/>
          <w:left w:val="nil"/>
          <w:bottom w:val="nil"/>
          <w:right w:val="nil"/>
          <w:between w:val="nil"/>
        </w:pBdr>
        <w:rPr>
          <w:rFonts w:ascii="Times New Roman" w:eastAsia="Times New Roman" w:hAnsi="Times New Roman" w:cs="Times New Roman"/>
        </w:rPr>
      </w:pPr>
    </w:p>
    <w:p w14:paraId="4ED872B0" w14:textId="77777777" w:rsidR="00644CCE" w:rsidRDefault="00000000">
      <w:pPr>
        <w:pStyle w:val="Heading4"/>
      </w:pPr>
      <w:bookmarkStart w:id="18" w:name="_7znb94zdrjw6" w:colFirst="0" w:colLast="0"/>
      <w:bookmarkEnd w:id="18"/>
      <w:r>
        <w:t>MEAN ENERGY CONSUMPTION BY HOUR OF DAY</w:t>
      </w:r>
    </w:p>
    <w:p w14:paraId="60B4ADBE" w14:textId="77777777" w:rsidR="00644CCE" w:rsidRDefault="00644CCE">
      <w:pPr>
        <w:rPr>
          <w:rFonts w:ascii="Times New Roman" w:eastAsia="Times New Roman" w:hAnsi="Times New Roman" w:cs="Times New Roman"/>
          <w:b/>
        </w:rPr>
      </w:pPr>
    </w:p>
    <w:p w14:paraId="0E7A29C5" w14:textId="77777777" w:rsidR="00644CCE" w:rsidRDefault="00000000">
      <w:pPr>
        <w:ind w:left="2880" w:hanging="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35708EE3" wp14:editId="3A267A00">
            <wp:extent cx="2909888" cy="2308784"/>
            <wp:effectExtent l="0" t="0" r="0" b="0"/>
            <wp:docPr id="4" name="image1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line chart&#10;&#10;Description automatically generated"/>
                    <pic:cNvPicPr preferRelativeResize="0"/>
                  </pic:nvPicPr>
                  <pic:blipFill>
                    <a:blip r:embed="rId15"/>
                    <a:srcRect/>
                    <a:stretch>
                      <a:fillRect/>
                    </a:stretch>
                  </pic:blipFill>
                  <pic:spPr>
                    <a:xfrm>
                      <a:off x="0" y="0"/>
                      <a:ext cx="2909888" cy="2308784"/>
                    </a:xfrm>
                    <a:prstGeom prst="rect">
                      <a:avLst/>
                    </a:prstGeom>
                    <a:ln/>
                  </pic:spPr>
                </pic:pic>
              </a:graphicData>
            </a:graphic>
          </wp:inline>
        </w:drawing>
      </w:r>
    </w:p>
    <w:p w14:paraId="7FA11293" w14:textId="77777777" w:rsidR="00644CCE" w:rsidRDefault="00644CCE">
      <w:pPr>
        <w:rPr>
          <w:rFonts w:ascii="Times New Roman" w:eastAsia="Times New Roman" w:hAnsi="Times New Roman" w:cs="Times New Roman"/>
          <w:b/>
        </w:rPr>
      </w:pPr>
    </w:p>
    <w:p w14:paraId="61529174" w14:textId="77777777"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To further understand the daily pattern of appliance energy consumption, we analyzed the data by grouping it by the hour of the day. We then calculated the mean energy consumption for each hour and created a line plot to visualize the results.</w:t>
      </w:r>
    </w:p>
    <w:p w14:paraId="37A2F951" w14:textId="77777777" w:rsidR="00644CCE" w:rsidRDefault="00644CCE">
      <w:pPr>
        <w:spacing w:line="360" w:lineRule="auto"/>
        <w:ind w:left="720"/>
        <w:jc w:val="both"/>
        <w:rPr>
          <w:rFonts w:ascii="Times New Roman" w:eastAsia="Times New Roman" w:hAnsi="Times New Roman" w:cs="Times New Roman"/>
        </w:rPr>
      </w:pPr>
    </w:p>
    <w:p w14:paraId="02435AAB" w14:textId="28B59FDE" w:rsidR="00644CC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rPr>
        <w:t>The plot shows a</w:t>
      </w:r>
      <w:r w:rsidR="00701AEC">
        <w:rPr>
          <w:rFonts w:ascii="Times New Roman" w:eastAsia="Times New Roman" w:hAnsi="Times New Roman" w:cs="Times New Roman"/>
        </w:rPr>
        <w:t>n apparent</w:t>
      </w:r>
      <w:r>
        <w:rPr>
          <w:rFonts w:ascii="Times New Roman" w:eastAsia="Times New Roman" w:hAnsi="Times New Roman" w:cs="Times New Roman"/>
        </w:rPr>
        <w:t xml:space="preserve"> increase in energy consumption during the evening, </w:t>
      </w:r>
      <w:r w:rsidR="0039414C">
        <w:rPr>
          <w:rFonts w:ascii="Times New Roman" w:eastAsia="Times New Roman" w:hAnsi="Times New Roman" w:cs="Times New Roman"/>
        </w:rPr>
        <w:t>peaking</w:t>
      </w:r>
      <w:r>
        <w:rPr>
          <w:rFonts w:ascii="Times New Roman" w:eastAsia="Times New Roman" w:hAnsi="Times New Roman" w:cs="Times New Roman"/>
        </w:rPr>
        <w:t xml:space="preserve"> around 7 PM. This pattern suggests that </w:t>
      </w:r>
      <w:r w:rsidR="0039414C">
        <w:rPr>
          <w:rFonts w:ascii="Times New Roman" w:eastAsia="Times New Roman" w:hAnsi="Times New Roman" w:cs="Times New Roman"/>
        </w:rPr>
        <w:t>people's daily routines and activities significantly influence energy usage</w:t>
      </w:r>
      <w:r>
        <w:rPr>
          <w:rFonts w:ascii="Times New Roman" w:eastAsia="Times New Roman" w:hAnsi="Times New Roman" w:cs="Times New Roman"/>
        </w:rPr>
        <w:t>.</w:t>
      </w:r>
    </w:p>
    <w:p w14:paraId="6CF9F51C" w14:textId="77777777" w:rsidR="00644CCE" w:rsidRDefault="00000000">
      <w:pPr>
        <w:pStyle w:val="Heading4"/>
      </w:pPr>
      <w:bookmarkStart w:id="19" w:name="_30443fvomccx" w:colFirst="0" w:colLast="0"/>
      <w:bookmarkEnd w:id="19"/>
      <w:r>
        <w:t>MEAN ENERGY CONSUMPTION BY WEEKDAY AND WEEK OF MONTH</w:t>
      </w:r>
    </w:p>
    <w:p w14:paraId="4C3D2CB5" w14:textId="77777777" w:rsidR="00644CCE" w:rsidRDefault="00644CCE">
      <w:pPr>
        <w:pBdr>
          <w:top w:val="nil"/>
          <w:left w:val="nil"/>
          <w:bottom w:val="nil"/>
          <w:right w:val="nil"/>
          <w:between w:val="nil"/>
        </w:pBdr>
        <w:ind w:left="720"/>
        <w:rPr>
          <w:rFonts w:ascii="Times New Roman" w:eastAsia="Times New Roman" w:hAnsi="Times New Roman" w:cs="Times New Roman"/>
          <w:b/>
        </w:rPr>
      </w:pPr>
    </w:p>
    <w:p w14:paraId="61E8FE22" w14:textId="77777777" w:rsidR="00644CCE" w:rsidRDefault="00000000">
      <w:pPr>
        <w:ind w:left="216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1231C2D" wp14:editId="6AFCE3CE">
            <wp:extent cx="2547938" cy="1900008"/>
            <wp:effectExtent l="0" t="0" r="0" b="0"/>
            <wp:docPr id="37" name="image28.png" descr="A picture containing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square&#10;&#10;Description automatically generated"/>
                    <pic:cNvPicPr preferRelativeResize="0"/>
                  </pic:nvPicPr>
                  <pic:blipFill>
                    <a:blip r:embed="rId16"/>
                    <a:srcRect/>
                    <a:stretch>
                      <a:fillRect/>
                    </a:stretch>
                  </pic:blipFill>
                  <pic:spPr>
                    <a:xfrm>
                      <a:off x="0" y="0"/>
                      <a:ext cx="2547938" cy="1900008"/>
                    </a:xfrm>
                    <a:prstGeom prst="rect">
                      <a:avLst/>
                    </a:prstGeom>
                    <a:ln/>
                  </pic:spPr>
                </pic:pic>
              </a:graphicData>
            </a:graphic>
          </wp:inline>
        </w:drawing>
      </w:r>
    </w:p>
    <w:p w14:paraId="426A4B26" w14:textId="77777777" w:rsidR="00644CCE" w:rsidRDefault="00644CCE">
      <w:pPr>
        <w:rPr>
          <w:rFonts w:ascii="Times New Roman" w:eastAsia="Times New Roman" w:hAnsi="Times New Roman" w:cs="Times New Roman"/>
          <w:b/>
        </w:rPr>
      </w:pPr>
    </w:p>
    <w:p w14:paraId="02D1C0C2" w14:textId="32939D1E"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power consumption was significantly lower midweek</w:t>
      </w:r>
      <w:r w:rsidR="008A382B">
        <w:rPr>
          <w:rFonts w:ascii="Times New Roman" w:eastAsia="Times New Roman" w:hAnsi="Times New Roman" w:cs="Times New Roman"/>
        </w:rPr>
        <w:t>,</w:t>
      </w:r>
      <w:r>
        <w:rPr>
          <w:rFonts w:ascii="Times New Roman" w:eastAsia="Times New Roman" w:hAnsi="Times New Roman" w:cs="Times New Roman"/>
        </w:rPr>
        <w:t xml:space="preserve"> irrespective of the week of the month. Whereas the weekend had ups and down through the weeks. </w:t>
      </w:r>
    </w:p>
    <w:p w14:paraId="43DC7EAF" w14:textId="77777777" w:rsidR="00644CCE" w:rsidRDefault="00000000">
      <w:pPr>
        <w:ind w:left="117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02BC409D" wp14:editId="0B07745F">
            <wp:extent cx="4776085" cy="3018451"/>
            <wp:effectExtent l="0" t="0" r="0" b="0"/>
            <wp:docPr id="7" name="image2.png"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antenna&#10;&#10;Description automatically generated"/>
                    <pic:cNvPicPr preferRelativeResize="0"/>
                  </pic:nvPicPr>
                  <pic:blipFill>
                    <a:blip r:embed="rId17"/>
                    <a:srcRect/>
                    <a:stretch>
                      <a:fillRect/>
                    </a:stretch>
                  </pic:blipFill>
                  <pic:spPr>
                    <a:xfrm>
                      <a:off x="0" y="0"/>
                      <a:ext cx="4776085" cy="3018451"/>
                    </a:xfrm>
                    <a:prstGeom prst="rect">
                      <a:avLst/>
                    </a:prstGeom>
                    <a:ln/>
                  </pic:spPr>
                </pic:pic>
              </a:graphicData>
            </a:graphic>
          </wp:inline>
        </w:drawing>
      </w:r>
    </w:p>
    <w:p w14:paraId="7CF4DFDB" w14:textId="65BF8C17" w:rsidR="00644CC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rPr>
        <w:t>Visualizing the energy variations throughout 4.5 months. Periodic surges and declines were seen in the data</w:t>
      </w:r>
    </w:p>
    <w:p w14:paraId="593CD50F" w14:textId="77777777" w:rsidR="00644CCE" w:rsidRDefault="00000000">
      <w:pPr>
        <w:pStyle w:val="Heading2"/>
      </w:pPr>
      <w:bookmarkStart w:id="20" w:name="_t6bwmdsve2lt" w:colFirst="0" w:colLast="0"/>
      <w:bookmarkEnd w:id="20"/>
      <w:r>
        <w:t>DATA PREPROCESSING</w:t>
      </w:r>
    </w:p>
    <w:p w14:paraId="0DC68E13" w14:textId="77777777" w:rsidR="00644CCE" w:rsidRDefault="00000000">
      <w:pPr>
        <w:pStyle w:val="Heading3"/>
        <w:rPr>
          <w:rFonts w:ascii="Times New Roman" w:eastAsia="Times New Roman" w:hAnsi="Times New Roman" w:cs="Times New Roman"/>
        </w:rPr>
      </w:pPr>
      <w:bookmarkStart w:id="21" w:name="_eih64mo97kaj" w:colFirst="0" w:colLast="0"/>
      <w:bookmarkEnd w:id="21"/>
      <w:r>
        <w:t>FEATURE ENGINEERING</w:t>
      </w:r>
    </w:p>
    <w:p w14:paraId="1545186A" w14:textId="77777777" w:rsidR="00644CCE" w:rsidRDefault="00000000">
      <w:pPr>
        <w:pStyle w:val="Heading4"/>
      </w:pPr>
      <w:bookmarkStart w:id="22" w:name="_gahxkzn7cte" w:colFirst="0" w:colLast="0"/>
      <w:bookmarkEnd w:id="22"/>
      <w:r>
        <w:t>RFE LOGISTIC REGRESSION</w:t>
      </w:r>
    </w:p>
    <w:p w14:paraId="16C6661D" w14:textId="77777777" w:rsidR="00644CCE" w:rsidRDefault="00644CCE">
      <w:pPr>
        <w:pBdr>
          <w:top w:val="nil"/>
          <w:left w:val="nil"/>
          <w:bottom w:val="nil"/>
          <w:right w:val="nil"/>
          <w:between w:val="nil"/>
        </w:pBdr>
        <w:rPr>
          <w:rFonts w:ascii="Times New Roman" w:eastAsia="Times New Roman" w:hAnsi="Times New Roman" w:cs="Times New Roman"/>
          <w:b/>
        </w:rPr>
      </w:pPr>
    </w:p>
    <w:p w14:paraId="54482493" w14:textId="2221EB83"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Recursive Feature Elimination (RFE) is a </w:t>
      </w:r>
      <w:r w:rsidR="00701AEC">
        <w:rPr>
          <w:rFonts w:ascii="Times New Roman" w:eastAsia="Times New Roman" w:hAnsi="Times New Roman" w:cs="Times New Roman"/>
        </w:rPr>
        <w:t>robust</w:t>
      </w:r>
      <w:r>
        <w:rPr>
          <w:rFonts w:ascii="Times New Roman" w:eastAsia="Times New Roman" w:hAnsi="Times New Roman" w:cs="Times New Roman"/>
        </w:rPr>
        <w:t xml:space="preserve"> feature selection algorithm to select the best set of features for a machine learning model. RFE aims to reduce the </w:t>
      </w:r>
      <w:r w:rsidR="008A382B">
        <w:rPr>
          <w:rFonts w:ascii="Times New Roman" w:eastAsia="Times New Roman" w:hAnsi="Times New Roman" w:cs="Times New Roman"/>
        </w:rPr>
        <w:t>number</w:t>
      </w:r>
      <w:r>
        <w:rPr>
          <w:rFonts w:ascii="Times New Roman" w:eastAsia="Times New Roman" w:hAnsi="Times New Roman" w:cs="Times New Roman"/>
        </w:rPr>
        <w:t xml:space="preserve"> of features until the required number is obtained by removing the least significant features from a given set of features. </w:t>
      </w:r>
      <w:r w:rsidR="0039414C">
        <w:rPr>
          <w:rFonts w:ascii="Times New Roman" w:eastAsia="Times New Roman" w:hAnsi="Times New Roman" w:cs="Times New Roman"/>
        </w:rPr>
        <w:t>RFE was used with Logistic Regression to get the best 20 features in our case</w:t>
      </w:r>
      <w:r>
        <w:rPr>
          <w:rFonts w:ascii="Times New Roman" w:eastAsia="Times New Roman" w:hAnsi="Times New Roman" w:cs="Times New Roman"/>
        </w:rPr>
        <w:t xml:space="preserve">. </w:t>
      </w:r>
    </w:p>
    <w:p w14:paraId="6EB00486"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71AA82CF" w14:textId="77777777"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RFE is an algorithm that selects the most important features for a given task by recursively training an estimator and removing the least important feature until the desired number of features is reached.</w:t>
      </w:r>
    </w:p>
    <w:p w14:paraId="35694266" w14:textId="77777777" w:rsidR="00644CCE" w:rsidRDefault="00000000">
      <w:pPr>
        <w:pStyle w:val="Heading4"/>
      </w:pPr>
      <w:bookmarkStart w:id="23" w:name="_axtjci97kj6m" w:colFirst="0" w:colLast="0"/>
      <w:bookmarkEnd w:id="23"/>
      <w:r>
        <w:t>FEATURES SELECTED FROM RFE</w:t>
      </w:r>
    </w:p>
    <w:p w14:paraId="22251EFE" w14:textId="77777777" w:rsidR="00644CCE" w:rsidRDefault="00644CCE">
      <w:pPr>
        <w:pBdr>
          <w:top w:val="nil"/>
          <w:left w:val="nil"/>
          <w:bottom w:val="nil"/>
          <w:right w:val="nil"/>
          <w:between w:val="nil"/>
        </w:pBdr>
        <w:rPr>
          <w:rFonts w:ascii="Times New Roman" w:eastAsia="Times New Roman" w:hAnsi="Times New Roman" w:cs="Times New Roman"/>
        </w:rPr>
      </w:pPr>
    </w:p>
    <w:p w14:paraId="0522CB3F" w14:textId="77777777" w:rsidR="00644CCE"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8080FDF" wp14:editId="2855A0B1">
            <wp:extent cx="5943600" cy="660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660400"/>
                    </a:xfrm>
                    <a:prstGeom prst="rect">
                      <a:avLst/>
                    </a:prstGeom>
                    <a:ln/>
                  </pic:spPr>
                </pic:pic>
              </a:graphicData>
            </a:graphic>
          </wp:inline>
        </w:drawing>
      </w:r>
    </w:p>
    <w:p w14:paraId="22DBE29E" w14:textId="77777777" w:rsidR="00644CCE" w:rsidRDefault="00644CCE">
      <w:pPr>
        <w:pBdr>
          <w:top w:val="nil"/>
          <w:left w:val="nil"/>
          <w:bottom w:val="nil"/>
          <w:right w:val="nil"/>
          <w:between w:val="nil"/>
        </w:pBdr>
        <w:rPr>
          <w:rFonts w:ascii="Times New Roman" w:eastAsia="Times New Roman" w:hAnsi="Times New Roman" w:cs="Times New Roman"/>
          <w:b/>
        </w:rPr>
      </w:pPr>
    </w:p>
    <w:p w14:paraId="689179C0" w14:textId="77777777" w:rsidR="00644CCE" w:rsidRDefault="00000000">
      <w:pPr>
        <w:pBdr>
          <w:top w:val="nil"/>
          <w:left w:val="nil"/>
          <w:bottom w:val="nil"/>
          <w:right w:val="nil"/>
          <w:between w:val="nil"/>
        </w:pBdr>
        <w:spacing w:line="360" w:lineRule="auto"/>
        <w:jc w:val="both"/>
        <w:rPr>
          <w:rFonts w:ascii="Times New Roman" w:eastAsia="Times New Roman" w:hAnsi="Times New Roman" w:cs="Times New Roman"/>
          <w:b/>
        </w:rPr>
      </w:pPr>
      <w:r>
        <w:rPr>
          <w:rFonts w:ascii="Times New Roman" w:eastAsia="Times New Roman" w:hAnsi="Times New Roman" w:cs="Times New Roman"/>
        </w:rPr>
        <w:t>Out of the selected variables, variables with collinearity have been removed to avoid multicollinearity</w:t>
      </w:r>
    </w:p>
    <w:p w14:paraId="2FF896FD" w14:textId="77777777" w:rsidR="00644CCE" w:rsidRDefault="00000000">
      <w:pPr>
        <w:pStyle w:val="Heading3"/>
      </w:pPr>
      <w:bookmarkStart w:id="24" w:name="_btnnochkdhj1" w:colFirst="0" w:colLast="0"/>
      <w:bookmarkEnd w:id="24"/>
      <w:r>
        <w:t>DATA NORMALIZATION</w:t>
      </w:r>
    </w:p>
    <w:p w14:paraId="6EC53263" w14:textId="77777777" w:rsidR="00644CCE" w:rsidRDefault="00644CCE">
      <w:pPr>
        <w:pBdr>
          <w:top w:val="nil"/>
          <w:left w:val="nil"/>
          <w:bottom w:val="nil"/>
          <w:right w:val="nil"/>
          <w:between w:val="nil"/>
        </w:pBdr>
        <w:spacing w:line="360" w:lineRule="auto"/>
        <w:rPr>
          <w:rFonts w:ascii="Times New Roman" w:eastAsia="Times New Roman" w:hAnsi="Times New Roman" w:cs="Times New Roman"/>
          <w:b/>
        </w:rPr>
      </w:pPr>
    </w:p>
    <w:p w14:paraId="1E2AEEF0" w14:textId="6F16C724"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Data normalization is the process of converting numerical data into a standard format </w:t>
      </w:r>
      <w:r w:rsidR="0039414C">
        <w:rPr>
          <w:rFonts w:ascii="Times New Roman" w:eastAsia="Times New Roman" w:hAnsi="Times New Roman" w:cs="Times New Roman"/>
        </w:rPr>
        <w:t>to eliminate repetition and inconsistencies in the data,</w:t>
      </w:r>
      <w:r>
        <w:rPr>
          <w:rFonts w:ascii="Times New Roman" w:eastAsia="Times New Roman" w:hAnsi="Times New Roman" w:cs="Times New Roman"/>
        </w:rPr>
        <w:t xml:space="preserve"> known as data normalization. Data normalization seeks to enhance data integrity and eliminate data redundancy. It was previously observed that the data for the target variable is right skewed. The skewness can be reduced by applying log normalization</w:t>
      </w:r>
    </w:p>
    <w:p w14:paraId="701D211C" w14:textId="77777777" w:rsidR="00644CCE" w:rsidRDefault="00644CCE">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44CCE" w14:paraId="402B9023" w14:textId="77777777">
        <w:trPr>
          <w:trHeight w:val="4101"/>
        </w:trPr>
        <w:tc>
          <w:tcPr>
            <w:tcW w:w="4680" w:type="dxa"/>
            <w:shd w:val="clear" w:color="auto" w:fill="auto"/>
            <w:tcMar>
              <w:top w:w="100" w:type="dxa"/>
              <w:left w:w="100" w:type="dxa"/>
              <w:bottom w:w="100" w:type="dxa"/>
              <w:right w:w="100" w:type="dxa"/>
            </w:tcMar>
          </w:tcPr>
          <w:p w14:paraId="288C2AA8"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0263D0" wp14:editId="0EBC27A3">
                  <wp:extent cx="2838450" cy="28448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2838450" cy="2844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44D2FB2"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496278" wp14:editId="11536FA9">
                  <wp:extent cx="2819400" cy="2844502"/>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2819400" cy="2844502"/>
                          </a:xfrm>
                          <a:prstGeom prst="rect">
                            <a:avLst/>
                          </a:prstGeom>
                          <a:ln/>
                        </pic:spPr>
                      </pic:pic>
                    </a:graphicData>
                  </a:graphic>
                </wp:inline>
              </w:drawing>
            </w:r>
          </w:p>
        </w:tc>
      </w:tr>
      <w:tr w:rsidR="00644CCE" w14:paraId="1C03D9C7" w14:textId="77777777">
        <w:trPr>
          <w:trHeight w:val="510"/>
        </w:trPr>
        <w:tc>
          <w:tcPr>
            <w:tcW w:w="4680" w:type="dxa"/>
            <w:shd w:val="clear" w:color="auto" w:fill="auto"/>
            <w:tcMar>
              <w:top w:w="100" w:type="dxa"/>
              <w:left w:w="100" w:type="dxa"/>
              <w:bottom w:w="100" w:type="dxa"/>
              <w:right w:w="100" w:type="dxa"/>
            </w:tcMar>
          </w:tcPr>
          <w:p w14:paraId="62456BB3" w14:textId="77777777" w:rsidR="00644CC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Before log transformation</w:t>
            </w:r>
          </w:p>
        </w:tc>
        <w:tc>
          <w:tcPr>
            <w:tcW w:w="4680" w:type="dxa"/>
            <w:shd w:val="clear" w:color="auto" w:fill="auto"/>
            <w:tcMar>
              <w:top w:w="100" w:type="dxa"/>
              <w:left w:w="100" w:type="dxa"/>
              <w:bottom w:w="100" w:type="dxa"/>
              <w:right w:w="100" w:type="dxa"/>
            </w:tcMar>
          </w:tcPr>
          <w:p w14:paraId="1C419BD4" w14:textId="77777777" w:rsidR="00644CCE" w:rsidRDefault="00000000">
            <w:pPr>
              <w:rPr>
                <w:rFonts w:ascii="Times New Roman" w:eastAsia="Times New Roman" w:hAnsi="Times New Roman" w:cs="Times New Roman"/>
              </w:rPr>
            </w:pPr>
            <w:r>
              <w:rPr>
                <w:rFonts w:ascii="Times New Roman" w:eastAsia="Times New Roman" w:hAnsi="Times New Roman" w:cs="Times New Roman"/>
              </w:rPr>
              <w:t xml:space="preserve">After log transformation </w:t>
            </w:r>
          </w:p>
        </w:tc>
      </w:tr>
      <w:tr w:rsidR="00644CCE" w14:paraId="4FB10289" w14:textId="77777777">
        <w:trPr>
          <w:trHeight w:val="291"/>
        </w:trPr>
        <w:tc>
          <w:tcPr>
            <w:tcW w:w="4680" w:type="dxa"/>
            <w:shd w:val="clear" w:color="auto" w:fill="auto"/>
            <w:tcMar>
              <w:top w:w="100" w:type="dxa"/>
              <w:left w:w="100" w:type="dxa"/>
              <w:bottom w:w="100" w:type="dxa"/>
              <w:right w:w="100" w:type="dxa"/>
            </w:tcMar>
          </w:tcPr>
          <w:p w14:paraId="5AC65EE3"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EF669C" wp14:editId="23403BB3">
                  <wp:extent cx="2841625" cy="221425"/>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2841625" cy="22142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7332221"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3F1160" wp14:editId="788A776C">
                  <wp:extent cx="2759075" cy="231466"/>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759075" cy="231466"/>
                          </a:xfrm>
                          <a:prstGeom prst="rect">
                            <a:avLst/>
                          </a:prstGeom>
                          <a:ln/>
                        </pic:spPr>
                      </pic:pic>
                    </a:graphicData>
                  </a:graphic>
                </wp:inline>
              </w:drawing>
            </w:r>
          </w:p>
        </w:tc>
      </w:tr>
    </w:tbl>
    <w:p w14:paraId="54BB2499" w14:textId="77777777" w:rsidR="00644CCE" w:rsidRDefault="00644CCE">
      <w:pPr>
        <w:pStyle w:val="Heading3"/>
      </w:pPr>
      <w:bookmarkStart w:id="25" w:name="_uknwcpg89h7s" w:colFirst="0" w:colLast="0"/>
      <w:bookmarkEnd w:id="25"/>
    </w:p>
    <w:p w14:paraId="2A77F1D4" w14:textId="77777777" w:rsidR="00644CCE" w:rsidRDefault="00000000">
      <w:pPr>
        <w:pStyle w:val="Heading3"/>
      </w:pPr>
      <w:bookmarkStart w:id="26" w:name="_umlxjjdefe8h" w:colFirst="0" w:colLast="0"/>
      <w:bookmarkEnd w:id="26"/>
      <w:r>
        <w:t>ENCODING</w:t>
      </w:r>
    </w:p>
    <w:p w14:paraId="5685093D" w14:textId="77777777" w:rsidR="00644CCE" w:rsidRDefault="00644CCE">
      <w:pPr>
        <w:pBdr>
          <w:top w:val="nil"/>
          <w:left w:val="nil"/>
          <w:bottom w:val="nil"/>
          <w:right w:val="nil"/>
          <w:between w:val="nil"/>
        </w:pBdr>
        <w:ind w:left="720"/>
        <w:rPr>
          <w:rFonts w:ascii="Times New Roman" w:eastAsia="Times New Roman" w:hAnsi="Times New Roman" w:cs="Times New Roman"/>
          <w:b/>
        </w:rPr>
      </w:pPr>
    </w:p>
    <w:p w14:paraId="48C03DFB" w14:textId="2A0C8FFF" w:rsidR="00644CCE"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get_dummies</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creates</w:t>
      </w:r>
      <w:proofErr w:type="gramEnd"/>
      <w:r>
        <w:rPr>
          <w:rFonts w:ascii="Times New Roman" w:eastAsia="Times New Roman" w:hAnsi="Times New Roman" w:cs="Times New Roman"/>
        </w:rPr>
        <w:t xml:space="preserve"> a new dataframe with dummy columns from </w:t>
      </w:r>
      <w:r w:rsidR="008A382B">
        <w:rPr>
          <w:rFonts w:ascii="Times New Roman" w:eastAsia="Times New Roman" w:hAnsi="Times New Roman" w:cs="Times New Roman"/>
        </w:rPr>
        <w:t>'</w:t>
      </w:r>
      <w:r>
        <w:rPr>
          <w:rFonts w:ascii="Times New Roman" w:eastAsia="Times New Roman" w:hAnsi="Times New Roman" w:cs="Times New Roman"/>
        </w:rPr>
        <w:t>Monday</w:t>
      </w:r>
      <w:r w:rsidR="008A382B">
        <w:rPr>
          <w:rFonts w:ascii="Times New Roman" w:eastAsia="Times New Roman" w:hAnsi="Times New Roman" w:cs="Times New Roman"/>
        </w:rPr>
        <w:t>'</w:t>
      </w:r>
      <w:r>
        <w:rPr>
          <w:rFonts w:ascii="Times New Roman" w:eastAsia="Times New Roman" w:hAnsi="Times New Roman" w:cs="Times New Roman"/>
        </w:rPr>
        <w:t xml:space="preserve"> to </w:t>
      </w:r>
      <w:r w:rsidR="008A382B">
        <w:rPr>
          <w:rFonts w:ascii="Times New Roman" w:eastAsia="Times New Roman" w:hAnsi="Times New Roman" w:cs="Times New Roman"/>
        </w:rPr>
        <w:t>'</w:t>
      </w:r>
      <w:r>
        <w:rPr>
          <w:rFonts w:ascii="Times New Roman" w:eastAsia="Times New Roman" w:hAnsi="Times New Roman" w:cs="Times New Roman"/>
        </w:rPr>
        <w:t>Sunday</w:t>
      </w:r>
      <w:r w:rsidR="00106AFF">
        <w:rPr>
          <w:rFonts w:ascii="Times New Roman" w:eastAsia="Times New Roman" w:hAnsi="Times New Roman" w:cs="Times New Roman"/>
        </w:rPr>
        <w:t>',</w:t>
      </w:r>
      <w:r>
        <w:rPr>
          <w:rFonts w:ascii="Times New Roman" w:eastAsia="Times New Roman" w:hAnsi="Times New Roman" w:cs="Times New Roman"/>
        </w:rPr>
        <w:t xml:space="preserve"> resulting in a binary indicator </w:t>
      </w:r>
      <w:r w:rsidR="0039414C">
        <w:rPr>
          <w:rFonts w:ascii="Times New Roman" w:eastAsia="Times New Roman" w:hAnsi="Times New Roman" w:cs="Times New Roman"/>
        </w:rPr>
        <w:t>showing whether the day of the week is presen</w:t>
      </w:r>
      <w:r>
        <w:rPr>
          <w:rFonts w:ascii="Times New Roman" w:eastAsia="Times New Roman" w:hAnsi="Times New Roman" w:cs="Times New Roman"/>
        </w:rPr>
        <w:t>t.</w:t>
      </w:r>
    </w:p>
    <w:p w14:paraId="12169157" w14:textId="77777777" w:rsidR="00644CCE" w:rsidRDefault="00644CCE">
      <w:pPr>
        <w:spacing w:line="360" w:lineRule="auto"/>
        <w:jc w:val="both"/>
        <w:rPr>
          <w:rFonts w:ascii="Times New Roman" w:eastAsia="Times New Roman" w:hAnsi="Times New Roman" w:cs="Times New Roman"/>
        </w:rPr>
      </w:pPr>
    </w:p>
    <w:p w14:paraId="06D27134" w14:textId="77777777" w:rsidR="00644CCE" w:rsidRDefault="00000000">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3146BA2" wp14:editId="71721A5D">
            <wp:extent cx="5110163" cy="762976"/>
            <wp:effectExtent l="0" t="0" r="0" b="0"/>
            <wp:docPr id="44" name="image3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ext&#10;&#10;Description automatically generated"/>
                    <pic:cNvPicPr preferRelativeResize="0"/>
                  </pic:nvPicPr>
                  <pic:blipFill>
                    <a:blip r:embed="rId23"/>
                    <a:srcRect/>
                    <a:stretch>
                      <a:fillRect/>
                    </a:stretch>
                  </pic:blipFill>
                  <pic:spPr>
                    <a:xfrm>
                      <a:off x="0" y="0"/>
                      <a:ext cx="5110163" cy="762976"/>
                    </a:xfrm>
                    <a:prstGeom prst="rect">
                      <a:avLst/>
                    </a:prstGeom>
                    <a:ln/>
                  </pic:spPr>
                </pic:pic>
              </a:graphicData>
            </a:graphic>
          </wp:inline>
        </w:drawing>
      </w:r>
    </w:p>
    <w:p w14:paraId="524D8D04" w14:textId="77777777" w:rsidR="00644CCE" w:rsidRDefault="00644CCE">
      <w:pPr>
        <w:pBdr>
          <w:top w:val="nil"/>
          <w:left w:val="nil"/>
          <w:bottom w:val="nil"/>
          <w:right w:val="nil"/>
          <w:between w:val="nil"/>
        </w:pBdr>
        <w:ind w:left="720"/>
        <w:rPr>
          <w:rFonts w:ascii="Times New Roman" w:eastAsia="Times New Roman" w:hAnsi="Times New Roman" w:cs="Times New Roman"/>
          <w:b/>
          <w:color w:val="000000"/>
        </w:rPr>
      </w:pPr>
    </w:p>
    <w:p w14:paraId="0427A3FB" w14:textId="77777777" w:rsidR="00644CCE" w:rsidRDefault="00000000">
      <w:pPr>
        <w:pStyle w:val="Heading3"/>
      </w:pPr>
      <w:bookmarkStart w:id="27" w:name="_q1woxsyyhvmj" w:colFirst="0" w:colLast="0"/>
      <w:bookmarkEnd w:id="27"/>
      <w:r>
        <w:t>TEST TRAIN SPLIT</w:t>
      </w:r>
    </w:p>
    <w:p w14:paraId="7FCA7945" w14:textId="77777777" w:rsidR="00644CCE" w:rsidRDefault="00644CCE">
      <w:pPr>
        <w:pBdr>
          <w:top w:val="nil"/>
          <w:left w:val="nil"/>
          <w:bottom w:val="nil"/>
          <w:right w:val="nil"/>
          <w:between w:val="nil"/>
        </w:pBdr>
        <w:rPr>
          <w:rFonts w:ascii="Times New Roman" w:eastAsia="Times New Roman" w:hAnsi="Times New Roman" w:cs="Times New Roman"/>
          <w:b/>
        </w:rPr>
      </w:pPr>
    </w:p>
    <w:p w14:paraId="159B48E6" w14:textId="01C718E0"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testing set </w:t>
      </w:r>
      <w:r w:rsidR="0039414C">
        <w:rPr>
          <w:rFonts w:ascii="Times New Roman" w:eastAsia="Times New Roman" w:hAnsi="Times New Roman" w:cs="Times New Roman"/>
        </w:rPr>
        <w:t>assesses the model's performance on data</w:t>
      </w:r>
      <w:r>
        <w:rPr>
          <w:rFonts w:ascii="Times New Roman" w:eastAsia="Times New Roman" w:hAnsi="Times New Roman" w:cs="Times New Roman"/>
        </w:rPr>
        <w:t xml:space="preserve"> it has never seen before, whereas the training set is used to train the model. As </w:t>
      </w:r>
      <w:r w:rsidR="0039414C">
        <w:rPr>
          <w:rFonts w:ascii="Times New Roman" w:eastAsia="Times New Roman" w:hAnsi="Times New Roman" w:cs="Times New Roman"/>
        </w:rPr>
        <w:t>any machine learning technique's ultimate objective</w:t>
      </w:r>
      <w:r>
        <w:rPr>
          <w:rFonts w:ascii="Times New Roman" w:eastAsia="Times New Roman" w:hAnsi="Times New Roman" w:cs="Times New Roman"/>
        </w:rPr>
        <w:t xml:space="preserve"> is to estimate how well an algorithm will perform on new data.</w:t>
      </w:r>
    </w:p>
    <w:p w14:paraId="01486AB6" w14:textId="77777777" w:rsidR="00644CCE" w:rsidRDefault="00644CCE">
      <w:pPr>
        <w:pBdr>
          <w:top w:val="nil"/>
          <w:left w:val="nil"/>
          <w:bottom w:val="nil"/>
          <w:right w:val="nil"/>
          <w:between w:val="nil"/>
        </w:pBdr>
        <w:spacing w:line="360" w:lineRule="auto"/>
        <w:ind w:left="720"/>
        <w:jc w:val="both"/>
        <w:rPr>
          <w:rFonts w:ascii="Times New Roman" w:eastAsia="Times New Roman" w:hAnsi="Times New Roman" w:cs="Times New Roman"/>
          <w:b/>
        </w:rPr>
      </w:pPr>
    </w:p>
    <w:p w14:paraId="523282B6" w14:textId="4537075D"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The dataset is split into 3 </w:t>
      </w:r>
      <w:r>
        <w:rPr>
          <w:rFonts w:ascii="Times New Roman" w:eastAsia="Times New Roman" w:hAnsi="Times New Roman" w:cs="Times New Roman"/>
        </w:rPr>
        <w:t>parts: train</w:t>
      </w:r>
      <w:r>
        <w:rPr>
          <w:rFonts w:ascii="Times New Roman" w:eastAsia="Times New Roman" w:hAnsi="Times New Roman" w:cs="Times New Roman"/>
          <w:color w:val="000000"/>
        </w:rPr>
        <w:t>, test, and validate with size</w:t>
      </w:r>
      <w:r w:rsidR="00106AFF">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60%, 20%, </w:t>
      </w:r>
      <w:r w:rsidR="00106AFF">
        <w:rPr>
          <w:rFonts w:ascii="Times New Roman" w:eastAsia="Times New Roman" w:hAnsi="Times New Roman" w:cs="Times New Roman"/>
          <w:color w:val="000000"/>
        </w:rPr>
        <w:t xml:space="preserve">and </w:t>
      </w:r>
      <w:r>
        <w:rPr>
          <w:rFonts w:ascii="Times New Roman" w:eastAsia="Times New Roman" w:hAnsi="Times New Roman" w:cs="Times New Roman"/>
          <w:color w:val="000000"/>
        </w:rPr>
        <w:t>20%</w:t>
      </w:r>
      <w:r w:rsidR="00106AFF">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respectively</w:t>
      </w:r>
    </w:p>
    <w:p w14:paraId="76CD5B9A" w14:textId="77777777" w:rsidR="00644CCE" w:rsidRDefault="00000000">
      <w:pPr>
        <w:pStyle w:val="Heading2"/>
      </w:pPr>
      <w:bookmarkStart w:id="28" w:name="_ozss54inczh9" w:colFirst="0" w:colLast="0"/>
      <w:bookmarkEnd w:id="28"/>
      <w:r>
        <w:t>FEATURE SCALING</w:t>
      </w:r>
    </w:p>
    <w:p w14:paraId="3F40264C" w14:textId="77777777" w:rsidR="00644CCE" w:rsidRDefault="00644CCE">
      <w:pPr>
        <w:pBdr>
          <w:top w:val="nil"/>
          <w:left w:val="nil"/>
          <w:bottom w:val="nil"/>
          <w:right w:val="nil"/>
          <w:between w:val="nil"/>
        </w:pBdr>
        <w:rPr>
          <w:rFonts w:ascii="Times New Roman" w:eastAsia="Times New Roman" w:hAnsi="Times New Roman" w:cs="Times New Roman"/>
          <w:b/>
        </w:rPr>
      </w:pPr>
    </w:p>
    <w:p w14:paraId="1B09F51F" w14:textId="5BE8AE77"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Feature scaling is normalizing or standardizing the dataset so that all the variables are </w:t>
      </w:r>
      <w:r w:rsidR="00106AFF">
        <w:rPr>
          <w:rFonts w:ascii="Times New Roman" w:eastAsia="Times New Roman" w:hAnsi="Times New Roman" w:cs="Times New Roman"/>
        </w:rPr>
        <w:t>o</w:t>
      </w:r>
      <w:r>
        <w:rPr>
          <w:rFonts w:ascii="Times New Roman" w:eastAsia="Times New Roman" w:hAnsi="Times New Roman" w:cs="Times New Roman"/>
        </w:rPr>
        <w:t xml:space="preserve">n a similar scale. It entails converting feature values to a common scale </w:t>
      </w:r>
      <w:r w:rsidR="0039414C">
        <w:rPr>
          <w:rFonts w:ascii="Times New Roman" w:eastAsia="Times New Roman" w:hAnsi="Times New Roman" w:cs="Times New Roman"/>
        </w:rPr>
        <w:t>with comparable magnitudes and ranges</w:t>
      </w:r>
      <w:r>
        <w:rPr>
          <w:rFonts w:ascii="Times New Roman" w:eastAsia="Times New Roman" w:hAnsi="Times New Roman" w:cs="Times New Roman"/>
        </w:rPr>
        <w:t>. This is crucial because many machine learning algorithms compare data points dependent on their distance, and features with higher values might dominate and skew the findings.</w:t>
      </w:r>
    </w:p>
    <w:p w14:paraId="680D72FC"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67012DBF" w14:textId="0879FB7A" w:rsidR="00644CCE" w:rsidRDefault="00106AFF">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A standard scaler is being used to scale the values. The process involves making the mean 0 and the standard deviation 1. The data points are subtracted by their mean and then divided by the standard deviation.</w:t>
      </w:r>
    </w:p>
    <w:p w14:paraId="3344F06C" w14:textId="77777777" w:rsidR="00644CCE" w:rsidRDefault="00644CCE">
      <w:pPr>
        <w:rPr>
          <w:rFonts w:ascii="Times New Roman" w:eastAsia="Times New Roman" w:hAnsi="Times New Roman" w:cs="Times New Roman"/>
          <w:b/>
        </w:rPr>
      </w:pPr>
    </w:p>
    <w:p w14:paraId="76C8389F" w14:textId="77777777" w:rsidR="00644CCE" w:rsidRDefault="00644CCE">
      <w:pPr>
        <w:rPr>
          <w:rFonts w:ascii="Times New Roman" w:eastAsia="Times New Roman" w:hAnsi="Times New Roman" w:cs="Times New Roman"/>
          <w:b/>
        </w:rPr>
      </w:pPr>
    </w:p>
    <w:p w14:paraId="7A312059" w14:textId="77777777" w:rsidR="00644CCE" w:rsidRDefault="00000000">
      <w:pPr>
        <w:pStyle w:val="Heading3"/>
      </w:pPr>
      <w:bookmarkStart w:id="29" w:name="_8c527kru6nfl" w:colFirst="0" w:colLast="0"/>
      <w:bookmarkEnd w:id="29"/>
      <w:r>
        <w:t>PRINCIPAL COMPONENTS ANALYSIS (PCA)</w:t>
      </w:r>
    </w:p>
    <w:p w14:paraId="49B2E873" w14:textId="77777777" w:rsidR="00644CCE" w:rsidRDefault="00644CCE">
      <w:pPr>
        <w:rPr>
          <w:rFonts w:ascii="Times New Roman" w:eastAsia="Times New Roman" w:hAnsi="Times New Roman" w:cs="Times New Roman"/>
          <w:i/>
        </w:rPr>
      </w:pPr>
    </w:p>
    <w:p w14:paraId="6F8C4FD4" w14:textId="121A0A5C"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PCA is a dimensionality reduction used in machine learning. PCA is </w:t>
      </w:r>
      <w:r w:rsidR="00701AEC">
        <w:rPr>
          <w:rFonts w:ascii="Times New Roman" w:eastAsia="Times New Roman" w:hAnsi="Times New Roman" w:cs="Times New Roman"/>
        </w:rPr>
        <w:t>beneficia</w:t>
      </w:r>
      <w:r>
        <w:rPr>
          <w:rFonts w:ascii="Times New Roman" w:eastAsia="Times New Roman" w:hAnsi="Times New Roman" w:cs="Times New Roman"/>
        </w:rPr>
        <w:t xml:space="preserve">l when the number of input variables </w:t>
      </w:r>
      <w:r w:rsidR="00106AFF">
        <w:rPr>
          <w:rFonts w:ascii="Times New Roman" w:eastAsia="Times New Roman" w:hAnsi="Times New Roman" w:cs="Times New Roman"/>
        </w:rPr>
        <w:t>is</w:t>
      </w:r>
      <w:r>
        <w:rPr>
          <w:rFonts w:ascii="Times New Roman" w:eastAsia="Times New Roman" w:hAnsi="Times New Roman" w:cs="Times New Roman"/>
        </w:rPr>
        <w:t xml:space="preserve"> very high while training a</w:t>
      </w:r>
      <w:r w:rsidR="00106AFF">
        <w:rPr>
          <w:rFonts w:ascii="Times New Roman" w:eastAsia="Times New Roman" w:hAnsi="Times New Roman" w:cs="Times New Roman"/>
        </w:rPr>
        <w:t>n</w:t>
      </w:r>
      <w:r>
        <w:rPr>
          <w:rFonts w:ascii="Times New Roman" w:eastAsia="Times New Roman" w:hAnsi="Times New Roman" w:cs="Times New Roman"/>
        </w:rPr>
        <w:t xml:space="preserve"> ML model. The fundamental goal of PCA is finding the linear combinations of the original variables that best capture the range of the dataset's </w:t>
      </w:r>
      <w:r>
        <w:rPr>
          <w:rFonts w:ascii="Times New Roman" w:eastAsia="Times New Roman" w:hAnsi="Times New Roman" w:cs="Times New Roman"/>
        </w:rPr>
        <w:lastRenderedPageBreak/>
        <w:t xml:space="preserve">variance. The direction in the data that captures the most variation is represented by the first principal component, and each following component captures the remaining variation present. </w:t>
      </w:r>
    </w:p>
    <w:p w14:paraId="74DF5FDD" w14:textId="77777777" w:rsidR="00644CCE" w:rsidRDefault="00644CCE">
      <w:pPr>
        <w:spacing w:line="360" w:lineRule="auto"/>
        <w:jc w:val="both"/>
        <w:rPr>
          <w:rFonts w:ascii="Times New Roman" w:eastAsia="Times New Roman" w:hAnsi="Times New Roman" w:cs="Times New Roman"/>
        </w:rPr>
      </w:pPr>
    </w:p>
    <w:p w14:paraId="386D9832" w14:textId="0A535F52"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number of principal components w</w:t>
      </w:r>
      <w:r w:rsidR="00106AFF">
        <w:rPr>
          <w:rFonts w:ascii="Times New Roman" w:eastAsia="Times New Roman" w:hAnsi="Times New Roman" w:cs="Times New Roman"/>
        </w:rPr>
        <w:t>as</w:t>
      </w:r>
      <w:r>
        <w:rPr>
          <w:rFonts w:ascii="Times New Roman" w:eastAsia="Times New Roman" w:hAnsi="Times New Roman" w:cs="Times New Roman"/>
        </w:rPr>
        <w:t xml:space="preserve"> chosen </w:t>
      </w:r>
      <w:r w:rsidR="0039414C">
        <w:rPr>
          <w:rFonts w:ascii="Times New Roman" w:eastAsia="Times New Roman" w:hAnsi="Times New Roman" w:cs="Times New Roman"/>
        </w:rPr>
        <w:t>so</w:t>
      </w:r>
      <w:r>
        <w:rPr>
          <w:rFonts w:ascii="Times New Roman" w:eastAsia="Times New Roman" w:hAnsi="Times New Roman" w:cs="Times New Roman"/>
        </w:rPr>
        <w:t xml:space="preserve"> that the variables capture more than 95% of the variance in the dataset. Upon analysis</w:t>
      </w:r>
      <w:r w:rsidR="00106AFF">
        <w:rPr>
          <w:rFonts w:ascii="Times New Roman" w:eastAsia="Times New Roman" w:hAnsi="Times New Roman" w:cs="Times New Roman"/>
        </w:rPr>
        <w:t>,</w:t>
      </w:r>
      <w:r>
        <w:rPr>
          <w:rFonts w:ascii="Times New Roman" w:eastAsia="Times New Roman" w:hAnsi="Times New Roman" w:cs="Times New Roman"/>
        </w:rPr>
        <w:t xml:space="preserve"> it was found that 9 principle components would capture the required variance.</w:t>
      </w:r>
    </w:p>
    <w:p w14:paraId="5F749A31" w14:textId="77777777" w:rsidR="00644CCE" w:rsidRDefault="00644CCE">
      <w:pPr>
        <w:rPr>
          <w:rFonts w:ascii="Times New Roman" w:eastAsia="Times New Roman" w:hAnsi="Times New Roman" w:cs="Times New Roman"/>
        </w:rPr>
      </w:pPr>
    </w:p>
    <w:p w14:paraId="174C3673"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6A4D02" wp14:editId="26191CDF">
            <wp:extent cx="5943600" cy="2032000"/>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43600" cy="2032000"/>
                    </a:xfrm>
                    <a:prstGeom prst="rect">
                      <a:avLst/>
                    </a:prstGeom>
                    <a:ln/>
                  </pic:spPr>
                </pic:pic>
              </a:graphicData>
            </a:graphic>
          </wp:inline>
        </w:drawing>
      </w:r>
    </w:p>
    <w:p w14:paraId="61D19BCA" w14:textId="77777777" w:rsidR="00644CCE" w:rsidRDefault="00000000">
      <w:pPr>
        <w:jc w:val="center"/>
        <w:rPr>
          <w:rFonts w:ascii="Times New Roman" w:eastAsia="Times New Roman" w:hAnsi="Times New Roman" w:cs="Times New Roman"/>
        </w:rPr>
      </w:pPr>
      <w:r>
        <w:rPr>
          <w:rFonts w:ascii="Times New Roman" w:eastAsia="Times New Roman" w:hAnsi="Times New Roman" w:cs="Times New Roman"/>
        </w:rPr>
        <w:t>Singular value decomposition for PCA is used to reduce the number of variables from 27 to 9</w:t>
      </w:r>
    </w:p>
    <w:p w14:paraId="41526F32" w14:textId="77777777" w:rsidR="00644CCE" w:rsidRDefault="00644CCE">
      <w:pPr>
        <w:rPr>
          <w:rFonts w:ascii="Times New Roman" w:eastAsia="Times New Roman" w:hAnsi="Times New Roman" w:cs="Times New Roman"/>
          <w:b/>
        </w:rPr>
      </w:pPr>
    </w:p>
    <w:p w14:paraId="1280B0B3"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755401" wp14:editId="2C247EA9">
            <wp:extent cx="5943600" cy="9906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943600" cy="990600"/>
                    </a:xfrm>
                    <a:prstGeom prst="rect">
                      <a:avLst/>
                    </a:prstGeom>
                    <a:ln/>
                  </pic:spPr>
                </pic:pic>
              </a:graphicData>
            </a:graphic>
          </wp:inline>
        </w:drawing>
      </w:r>
    </w:p>
    <w:p w14:paraId="6E078D34" w14:textId="77777777" w:rsidR="00644CCE" w:rsidRDefault="00000000">
      <w:pPr>
        <w:jc w:val="center"/>
        <w:rPr>
          <w:rFonts w:ascii="Times New Roman" w:eastAsia="Times New Roman" w:hAnsi="Times New Roman" w:cs="Times New Roman"/>
        </w:rPr>
      </w:pPr>
      <w:r>
        <w:rPr>
          <w:rFonts w:ascii="Times New Roman" w:eastAsia="Times New Roman" w:hAnsi="Times New Roman" w:cs="Times New Roman"/>
        </w:rPr>
        <w:t>Input dataframe before scaling and PCA</w:t>
      </w:r>
    </w:p>
    <w:p w14:paraId="32C0FD5A" w14:textId="77777777" w:rsidR="00644CCE" w:rsidRDefault="00644CCE">
      <w:pPr>
        <w:rPr>
          <w:rFonts w:ascii="Times New Roman" w:eastAsia="Times New Roman" w:hAnsi="Times New Roman" w:cs="Times New Roman"/>
          <w:b/>
        </w:rPr>
      </w:pPr>
    </w:p>
    <w:p w14:paraId="30C42A1B"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1BDA23" wp14:editId="3A8C21CB">
            <wp:extent cx="5943600" cy="1418167"/>
            <wp:effectExtent l="0" t="0" r="0" b="0"/>
            <wp:docPr id="2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t="20277"/>
                    <a:stretch>
                      <a:fillRect/>
                    </a:stretch>
                  </pic:blipFill>
                  <pic:spPr>
                    <a:xfrm>
                      <a:off x="0" y="0"/>
                      <a:ext cx="5943600" cy="1418167"/>
                    </a:xfrm>
                    <a:prstGeom prst="rect">
                      <a:avLst/>
                    </a:prstGeom>
                    <a:ln/>
                  </pic:spPr>
                </pic:pic>
              </a:graphicData>
            </a:graphic>
          </wp:inline>
        </w:drawing>
      </w:r>
    </w:p>
    <w:p w14:paraId="7090216D" w14:textId="77777777" w:rsidR="00644CCE"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Input dataframe after scaling and PCA </w:t>
      </w:r>
    </w:p>
    <w:p w14:paraId="645F47B5" w14:textId="77777777" w:rsidR="00644CCE" w:rsidRDefault="00644CCE">
      <w:pPr>
        <w:spacing w:line="360" w:lineRule="auto"/>
        <w:jc w:val="both"/>
        <w:rPr>
          <w:rFonts w:ascii="Times New Roman" w:eastAsia="Times New Roman" w:hAnsi="Times New Roman" w:cs="Times New Roman"/>
        </w:rPr>
      </w:pPr>
    </w:p>
    <w:p w14:paraId="364EE75C" w14:textId="36C942E0" w:rsidR="00644CC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rPr>
        <w:t>In the above image, variable 0 is the first principal component and captures the highest variance</w:t>
      </w:r>
      <w:r w:rsidR="00106AFF">
        <w:rPr>
          <w:rFonts w:ascii="Times New Roman" w:eastAsia="Times New Roman" w:hAnsi="Times New Roman" w:cs="Times New Roman"/>
        </w:rPr>
        <w:t>,</w:t>
      </w:r>
      <w:r>
        <w:rPr>
          <w:rFonts w:ascii="Times New Roman" w:eastAsia="Times New Roman" w:hAnsi="Times New Roman" w:cs="Times New Roman"/>
        </w:rPr>
        <w:t xml:space="preserve"> followed by variables 1,2,3</w:t>
      </w:r>
      <w:r w:rsidR="009B1509">
        <w:rPr>
          <w:rFonts w:ascii="Times New Roman" w:eastAsia="Times New Roman" w:hAnsi="Times New Roman" w:cs="Times New Roman"/>
        </w:rPr>
        <w:t>,</w:t>
      </w:r>
      <w:r>
        <w:rPr>
          <w:rFonts w:ascii="Times New Roman" w:eastAsia="Times New Roman" w:hAnsi="Times New Roman" w:cs="Times New Roman"/>
        </w:rPr>
        <w:t xml:space="preserve"> etc. Variance(0) &gt; Variance(1) &gt; Variance(2) and so on</w:t>
      </w:r>
    </w:p>
    <w:p w14:paraId="0C0E90E3" w14:textId="77777777" w:rsidR="00644CCE" w:rsidRDefault="00000000">
      <w:pPr>
        <w:pStyle w:val="Heading2"/>
        <w:rPr>
          <w:rFonts w:ascii="Times New Roman" w:eastAsia="Times New Roman" w:hAnsi="Times New Roman" w:cs="Times New Roman"/>
        </w:rPr>
      </w:pPr>
      <w:bookmarkStart w:id="30" w:name="_iwr3a6gh56j8" w:colFirst="0" w:colLast="0"/>
      <w:bookmarkEnd w:id="30"/>
      <w:r>
        <w:lastRenderedPageBreak/>
        <w:t>MODEL IMPLEMENTATION</w:t>
      </w:r>
    </w:p>
    <w:p w14:paraId="25D90D7D" w14:textId="77777777" w:rsidR="00644CCE" w:rsidRDefault="00000000">
      <w:pPr>
        <w:pStyle w:val="Heading3"/>
      </w:pPr>
      <w:bookmarkStart w:id="31" w:name="_ydcyz5cg8tah" w:colFirst="0" w:colLast="0"/>
      <w:bookmarkEnd w:id="31"/>
      <w:r>
        <w:t xml:space="preserve">LINEAR REGRESSION </w:t>
      </w:r>
    </w:p>
    <w:p w14:paraId="12E730A8" w14:textId="77777777" w:rsidR="00644CCE" w:rsidRDefault="00644CCE">
      <w:pPr>
        <w:pBdr>
          <w:top w:val="nil"/>
          <w:left w:val="nil"/>
          <w:bottom w:val="nil"/>
          <w:right w:val="nil"/>
          <w:between w:val="nil"/>
        </w:pBdr>
        <w:rPr>
          <w:rFonts w:ascii="Times New Roman" w:eastAsia="Times New Roman" w:hAnsi="Times New Roman" w:cs="Times New Roman"/>
        </w:rPr>
      </w:pPr>
    </w:p>
    <w:p w14:paraId="4A425201" w14:textId="4AE57A6C" w:rsidR="00644CCE"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Linear </w:t>
      </w:r>
      <w:r w:rsidR="008A382B">
        <w:rPr>
          <w:rFonts w:ascii="Times New Roman" w:eastAsia="Times New Roman" w:hAnsi="Times New Roman" w:cs="Times New Roman"/>
        </w:rPr>
        <w:t>R</w:t>
      </w:r>
      <w:r>
        <w:rPr>
          <w:rFonts w:ascii="Times New Roman" w:eastAsia="Times New Roman" w:hAnsi="Times New Roman" w:cs="Times New Roman"/>
        </w:rPr>
        <w:t>egression is a statistical technique employed to establish the relationship between a dependent variable and one or more independent variables. The dependent variable represents the outcome to be predicted, while the independent variables serve as predictors for the dependent variable.</w:t>
      </w:r>
    </w:p>
    <w:p w14:paraId="6D50DA4F"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51D402C2" w14:textId="3B7C7194"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The primary objective of linear </w:t>
      </w:r>
      <w:r w:rsidR="008A382B">
        <w:rPr>
          <w:rFonts w:ascii="Times New Roman" w:eastAsia="Times New Roman" w:hAnsi="Times New Roman" w:cs="Times New Roman"/>
        </w:rPr>
        <w:t>R</w:t>
      </w:r>
      <w:r>
        <w:rPr>
          <w:rFonts w:ascii="Times New Roman" w:eastAsia="Times New Roman" w:hAnsi="Times New Roman" w:cs="Times New Roman"/>
        </w:rPr>
        <w:t>egression is to identify the most suitable linear equation that accurately represents the data. Such a linear equation takes y = ax + b, where y denotes the dependent variable, x symbolizes the independent variable, a signifies the line's slope, and b corresponds to the y-intercept.</w:t>
      </w:r>
    </w:p>
    <w:p w14:paraId="4D7AA245" w14:textId="77777777" w:rsidR="00644CCE" w:rsidRDefault="00000000">
      <w:pPr>
        <w:pStyle w:val="Heading4"/>
      </w:pPr>
      <w:bookmarkStart w:id="32" w:name="_375sexowt1it" w:colFirst="0" w:colLast="0"/>
      <w:bookmarkEnd w:id="32"/>
      <w:r>
        <w:t>Gradient Descent</w:t>
      </w:r>
    </w:p>
    <w:p w14:paraId="74B00A14" w14:textId="77777777" w:rsidR="00644CCE" w:rsidRDefault="00644CCE">
      <w:pPr>
        <w:pBdr>
          <w:top w:val="nil"/>
          <w:left w:val="nil"/>
          <w:bottom w:val="nil"/>
          <w:right w:val="nil"/>
          <w:between w:val="nil"/>
        </w:pBdr>
        <w:spacing w:line="360" w:lineRule="auto"/>
        <w:rPr>
          <w:rFonts w:ascii="Times New Roman" w:eastAsia="Times New Roman" w:hAnsi="Times New Roman" w:cs="Times New Roman"/>
        </w:rPr>
      </w:pPr>
    </w:p>
    <w:p w14:paraId="207F9961" w14:textId="77777777" w:rsidR="00644CCE" w:rsidRDefault="00000000">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The cost function of Linear Regression is given by:</w:t>
      </w:r>
    </w:p>
    <w:p w14:paraId="5A2BD84E" w14:textId="77777777" w:rsidR="00644CCE" w:rsidRDefault="00644CCE">
      <w:pPr>
        <w:pBdr>
          <w:top w:val="nil"/>
          <w:left w:val="nil"/>
          <w:bottom w:val="nil"/>
          <w:right w:val="nil"/>
          <w:between w:val="nil"/>
        </w:pBdr>
        <w:ind w:left="1440"/>
        <w:rPr>
          <w:rFonts w:ascii="Times New Roman" w:eastAsia="Times New Roman" w:hAnsi="Times New Roman" w:cs="Times New Roman"/>
        </w:rPr>
      </w:pPr>
    </w:p>
    <w:p w14:paraId="5F161FC5" w14:textId="77777777" w:rsidR="00644CCE" w:rsidRDefault="00000000">
      <w:pPr>
        <w:ind w:left="360" w:firstLine="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CF9419D" wp14:editId="7156E7D8">
            <wp:extent cx="3675229" cy="390981"/>
            <wp:effectExtent l="0" t="0" r="0" b="0"/>
            <wp:docPr id="4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7"/>
                    <a:srcRect/>
                    <a:stretch>
                      <a:fillRect/>
                    </a:stretch>
                  </pic:blipFill>
                  <pic:spPr>
                    <a:xfrm>
                      <a:off x="0" y="0"/>
                      <a:ext cx="3675229" cy="390981"/>
                    </a:xfrm>
                    <a:prstGeom prst="rect">
                      <a:avLst/>
                    </a:prstGeom>
                    <a:ln/>
                  </pic:spPr>
                </pic:pic>
              </a:graphicData>
            </a:graphic>
          </wp:inline>
        </w:drawing>
      </w:r>
    </w:p>
    <w:p w14:paraId="6ECDB6EF" w14:textId="77777777" w:rsidR="00644CCE" w:rsidRDefault="00644CCE">
      <w:pPr>
        <w:ind w:firstLine="720"/>
        <w:rPr>
          <w:rFonts w:ascii="Times New Roman" w:eastAsia="Times New Roman" w:hAnsi="Times New Roman" w:cs="Times New Roman"/>
        </w:rPr>
      </w:pPr>
    </w:p>
    <w:p w14:paraId="64EFDE04" w14:textId="77777777" w:rsidR="00644CCE" w:rsidRDefault="00000000">
      <w:pPr>
        <w:rPr>
          <w:rFonts w:ascii="Times New Roman" w:eastAsia="Times New Roman" w:hAnsi="Times New Roman" w:cs="Times New Roman"/>
        </w:rPr>
      </w:pPr>
      <w:r>
        <w:rPr>
          <w:rFonts w:ascii="Times New Roman" w:eastAsia="Times New Roman" w:hAnsi="Times New Roman" w:cs="Times New Roman"/>
        </w:rPr>
        <w:t>Where:</w:t>
      </w:r>
    </w:p>
    <w:p w14:paraId="61252E92" w14:textId="77777777" w:rsidR="00644CCE" w:rsidRDefault="00644CCE">
      <w:pPr>
        <w:ind w:firstLine="720"/>
        <w:rPr>
          <w:rFonts w:ascii="Times New Roman" w:eastAsia="Times New Roman" w:hAnsi="Times New Roman" w:cs="Times New Roman"/>
        </w:rPr>
      </w:pPr>
    </w:p>
    <w:p w14:paraId="6A787F30" w14:textId="77777777" w:rsidR="00644CCE" w:rsidRDefault="00000000">
      <w:pPr>
        <w:ind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093212" wp14:editId="31D2A5E5">
            <wp:extent cx="4230168" cy="1092663"/>
            <wp:effectExtent l="0" t="0" r="0" b="0"/>
            <wp:docPr id="43" name="image38.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jpg" descr="Text&#10;&#10;Description automatically generated"/>
                    <pic:cNvPicPr preferRelativeResize="0"/>
                  </pic:nvPicPr>
                  <pic:blipFill>
                    <a:blip r:embed="rId28"/>
                    <a:srcRect/>
                    <a:stretch>
                      <a:fillRect/>
                    </a:stretch>
                  </pic:blipFill>
                  <pic:spPr>
                    <a:xfrm>
                      <a:off x="0" y="0"/>
                      <a:ext cx="4230168" cy="1092663"/>
                    </a:xfrm>
                    <a:prstGeom prst="rect">
                      <a:avLst/>
                    </a:prstGeom>
                    <a:ln/>
                  </pic:spPr>
                </pic:pic>
              </a:graphicData>
            </a:graphic>
          </wp:inline>
        </w:drawing>
      </w:r>
    </w:p>
    <w:p w14:paraId="2BB440B6" w14:textId="77777777" w:rsidR="00644CCE" w:rsidRDefault="00644CCE">
      <w:pPr>
        <w:rPr>
          <w:rFonts w:ascii="Times New Roman" w:eastAsia="Times New Roman" w:hAnsi="Times New Roman" w:cs="Times New Roman"/>
        </w:rPr>
      </w:pPr>
    </w:p>
    <w:p w14:paraId="3D234BA7" w14:textId="77777777"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By deducting the product of the learning rate and the difference between the predicted and actual value for a single training example, multiplied by the </w:t>
      </w:r>
      <w:proofErr w:type="spellStart"/>
      <w:r>
        <w:rPr>
          <w:rFonts w:ascii="Times New Roman" w:eastAsia="Times New Roman" w:hAnsi="Times New Roman" w:cs="Times New Roman"/>
        </w:rPr>
        <w:t>j</w:t>
      </w:r>
      <w:r>
        <w:rPr>
          <w:rFonts w:ascii="Times New Roman" w:eastAsia="Times New Roman" w:hAnsi="Times New Roman" w:cs="Times New Roman"/>
          <w:vertAlign w:val="superscript"/>
        </w:rPr>
        <w:t>th</w:t>
      </w:r>
      <w:proofErr w:type="spellEnd"/>
      <w:r>
        <w:rPr>
          <w:rFonts w:ascii="Times New Roman" w:eastAsia="Times New Roman" w:hAnsi="Times New Roman" w:cs="Times New Roman"/>
        </w:rPr>
        <w:t xml:space="preserve"> characteristic of that training example, the update algorithm determines the new value of the weights. </w:t>
      </w:r>
    </w:p>
    <w:p w14:paraId="0E1A0EBA" w14:textId="77777777" w:rsidR="00644CCE" w:rsidRDefault="00644CCE">
      <w:pPr>
        <w:spacing w:line="360" w:lineRule="auto"/>
        <w:ind w:firstLine="720"/>
        <w:jc w:val="both"/>
        <w:rPr>
          <w:rFonts w:ascii="Times New Roman" w:eastAsia="Times New Roman" w:hAnsi="Times New Roman" w:cs="Times New Roman"/>
        </w:rPr>
      </w:pPr>
    </w:p>
    <w:p w14:paraId="18B3ACDF" w14:textId="61BD6A4B"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Iteratively updating the model parameters until convergence, this procedure is repeated for each training example in random order </w:t>
      </w:r>
      <w:r w:rsidR="0039414C">
        <w:rPr>
          <w:rFonts w:ascii="Times New Roman" w:eastAsia="Times New Roman" w:hAnsi="Times New Roman" w:cs="Times New Roman"/>
        </w:rPr>
        <w:t>to minimize</w:t>
      </w:r>
      <w:r>
        <w:rPr>
          <w:rFonts w:ascii="Times New Roman" w:eastAsia="Times New Roman" w:hAnsi="Times New Roman" w:cs="Times New Roman"/>
        </w:rPr>
        <w:t xml:space="preserve"> the cost function, sometimes the mean squared error between the predicted and actual values.</w:t>
      </w:r>
    </w:p>
    <w:p w14:paraId="3FFB9C70" w14:textId="77777777" w:rsidR="00644CCE" w:rsidRDefault="00000000">
      <w:pPr>
        <w:pStyle w:val="Heading4"/>
      </w:pPr>
      <w:bookmarkStart w:id="33" w:name="_fbqcbebk0jm6" w:colFirst="0" w:colLast="0"/>
      <w:bookmarkEnd w:id="33"/>
      <w:r>
        <w:t>Stochastic Gradient Descent</w:t>
      </w:r>
    </w:p>
    <w:p w14:paraId="32AD3BB8" w14:textId="77777777" w:rsidR="00644CCE" w:rsidRDefault="00644CCE"/>
    <w:p w14:paraId="3AD8E32D" w14:textId="3FEF7DE4" w:rsidR="00644CCE" w:rsidRDefault="00000000">
      <w:pPr>
        <w:pStyle w:val="Heading4"/>
        <w:spacing w:before="0" w:after="0"/>
        <w:rPr>
          <w:rFonts w:ascii="Times New Roman" w:eastAsia="Times New Roman" w:hAnsi="Times New Roman" w:cs="Times New Roman"/>
          <w:b w:val="0"/>
        </w:rPr>
      </w:pPr>
      <w:bookmarkStart w:id="34" w:name="_wk88gip7dnc" w:colFirst="0" w:colLast="0"/>
      <w:bookmarkEnd w:id="34"/>
      <w:r>
        <w:rPr>
          <w:rFonts w:ascii="Times New Roman" w:eastAsia="Times New Roman" w:hAnsi="Times New Roman" w:cs="Times New Roman"/>
          <w:b w:val="0"/>
        </w:rPr>
        <w:t xml:space="preserve">A model's parameters are updated using the stochastic gradient descent (SGD) optimization algorithm based on the cost function's gradient </w:t>
      </w:r>
      <w:r w:rsidR="0039414C">
        <w:rPr>
          <w:rFonts w:ascii="Times New Roman" w:eastAsia="Times New Roman" w:hAnsi="Times New Roman" w:cs="Times New Roman"/>
          <w:b w:val="0"/>
        </w:rPr>
        <w:t>for</w:t>
      </w:r>
      <w:r>
        <w:rPr>
          <w:rFonts w:ascii="Times New Roman" w:eastAsia="Times New Roman" w:hAnsi="Times New Roman" w:cs="Times New Roman"/>
          <w:b w:val="0"/>
        </w:rPr>
        <w:t xml:space="preserve"> a single training example at a time</w:t>
      </w:r>
    </w:p>
    <w:p w14:paraId="2D900D51" w14:textId="77777777" w:rsidR="00644CCE" w:rsidRDefault="00000000">
      <w:pPr>
        <w:pStyle w:val="Heading4"/>
        <w:rPr>
          <w:rFonts w:ascii="Times New Roman" w:eastAsia="Times New Roman" w:hAnsi="Times New Roman" w:cs="Times New Roman"/>
          <w:b w:val="0"/>
        </w:rPr>
      </w:pPr>
      <w:bookmarkStart w:id="35" w:name="_jrnzltqujyj1" w:colFirst="0" w:colLast="0"/>
      <w:bookmarkEnd w:id="35"/>
      <w:r>
        <w:rPr>
          <w:rFonts w:ascii="Times New Roman" w:eastAsia="Times New Roman" w:hAnsi="Times New Roman" w:cs="Times New Roman"/>
          <w:b w:val="0"/>
        </w:rPr>
        <w:t xml:space="preserve">The cost function </w:t>
      </w:r>
      <w:proofErr w:type="gramStart"/>
      <w:r>
        <w:rPr>
          <w:rFonts w:ascii="Times New Roman" w:eastAsia="Times New Roman" w:hAnsi="Times New Roman" w:cs="Times New Roman"/>
          <w:b w:val="0"/>
        </w:rPr>
        <w:t>of  Stochastic</w:t>
      </w:r>
      <w:proofErr w:type="gramEnd"/>
      <w:r>
        <w:rPr>
          <w:rFonts w:ascii="Times New Roman" w:eastAsia="Times New Roman" w:hAnsi="Times New Roman" w:cs="Times New Roman"/>
          <w:b w:val="0"/>
        </w:rPr>
        <w:t xml:space="preserve"> Linear Regression is given by:</w:t>
      </w:r>
    </w:p>
    <w:p w14:paraId="0A5B9959" w14:textId="77777777" w:rsidR="00644CCE" w:rsidRDefault="00644CCE">
      <w:pPr>
        <w:ind w:firstLine="720"/>
        <w:rPr>
          <w:rFonts w:ascii="Times New Roman" w:eastAsia="Times New Roman" w:hAnsi="Times New Roman" w:cs="Times New Roman"/>
        </w:rPr>
      </w:pPr>
    </w:p>
    <w:p w14:paraId="7716924B" w14:textId="77777777" w:rsidR="00644CCE" w:rsidRDefault="00000000">
      <w:pPr>
        <w:ind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933155C" wp14:editId="37C75C17">
            <wp:extent cx="4083181" cy="364105"/>
            <wp:effectExtent l="0" t="0" r="0" b="0"/>
            <wp:docPr id="4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9"/>
                    <a:srcRect/>
                    <a:stretch>
                      <a:fillRect/>
                    </a:stretch>
                  </pic:blipFill>
                  <pic:spPr>
                    <a:xfrm>
                      <a:off x="0" y="0"/>
                      <a:ext cx="4083181" cy="364105"/>
                    </a:xfrm>
                    <a:prstGeom prst="rect">
                      <a:avLst/>
                    </a:prstGeom>
                    <a:ln/>
                  </pic:spPr>
                </pic:pic>
              </a:graphicData>
            </a:graphic>
          </wp:inline>
        </w:drawing>
      </w:r>
    </w:p>
    <w:p w14:paraId="37F73278" w14:textId="77777777" w:rsidR="00644CCE" w:rsidRDefault="00000000">
      <w:pPr>
        <w:rPr>
          <w:rFonts w:ascii="Times New Roman" w:eastAsia="Times New Roman" w:hAnsi="Times New Roman" w:cs="Times New Roman"/>
        </w:rPr>
      </w:pPr>
      <w:proofErr w:type="gramStart"/>
      <w:r>
        <w:rPr>
          <w:rFonts w:ascii="Times New Roman" w:eastAsia="Times New Roman" w:hAnsi="Times New Roman" w:cs="Times New Roman"/>
        </w:rPr>
        <w:t>Where</w:t>
      </w:r>
      <w:proofErr w:type="gramEnd"/>
      <w:r>
        <w:rPr>
          <w:rFonts w:ascii="Times New Roman" w:eastAsia="Times New Roman" w:hAnsi="Times New Roman" w:cs="Times New Roman"/>
        </w:rPr>
        <w:t>,</w:t>
      </w:r>
    </w:p>
    <w:p w14:paraId="2157FCBD" w14:textId="77777777" w:rsidR="00644CCE" w:rsidRDefault="00644CCE">
      <w:pPr>
        <w:ind w:firstLine="720"/>
        <w:rPr>
          <w:rFonts w:ascii="Times New Roman" w:eastAsia="Times New Roman" w:hAnsi="Times New Roman" w:cs="Times New Roman"/>
        </w:rPr>
      </w:pPr>
    </w:p>
    <w:p w14:paraId="47879BA7" w14:textId="77777777" w:rsidR="00644CCE" w:rsidRDefault="00000000">
      <w:pPr>
        <w:ind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24A6F5" wp14:editId="77260594">
            <wp:extent cx="4194399" cy="1238199"/>
            <wp:effectExtent l="0" t="0" r="0" b="0"/>
            <wp:docPr id="46" name="image50.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jpg" descr="Text&#10;&#10;Description automatically generated"/>
                    <pic:cNvPicPr preferRelativeResize="0"/>
                  </pic:nvPicPr>
                  <pic:blipFill>
                    <a:blip r:embed="rId30"/>
                    <a:srcRect/>
                    <a:stretch>
                      <a:fillRect/>
                    </a:stretch>
                  </pic:blipFill>
                  <pic:spPr>
                    <a:xfrm>
                      <a:off x="0" y="0"/>
                      <a:ext cx="4194399" cy="1238199"/>
                    </a:xfrm>
                    <a:prstGeom prst="rect">
                      <a:avLst/>
                    </a:prstGeom>
                    <a:ln/>
                  </pic:spPr>
                </pic:pic>
              </a:graphicData>
            </a:graphic>
          </wp:inline>
        </w:drawing>
      </w:r>
    </w:p>
    <w:p w14:paraId="386B29F7" w14:textId="77777777" w:rsidR="00644CCE" w:rsidRDefault="00644CCE">
      <w:pPr>
        <w:spacing w:line="360" w:lineRule="auto"/>
        <w:rPr>
          <w:rFonts w:ascii="Times New Roman" w:eastAsia="Times New Roman" w:hAnsi="Times New Roman" w:cs="Times New Roman"/>
        </w:rPr>
      </w:pPr>
    </w:p>
    <w:p w14:paraId="0235A979" w14:textId="3AA3B09D"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method to update the weights computes the new value by deducting the product of the learning rate, the mean difference between predicted and actual values for each training example, and the </w:t>
      </w:r>
      <w:proofErr w:type="spellStart"/>
      <w:r>
        <w:rPr>
          <w:rFonts w:ascii="Times New Roman" w:eastAsia="Times New Roman" w:hAnsi="Times New Roman" w:cs="Times New Roman"/>
        </w:rPr>
        <w:t>j</w:t>
      </w:r>
      <w:r>
        <w:rPr>
          <w:rFonts w:ascii="Times New Roman" w:eastAsia="Times New Roman" w:hAnsi="Times New Roman" w:cs="Times New Roman"/>
          <w:vertAlign w:val="superscript"/>
        </w:rPr>
        <w:t>th</w:t>
      </w:r>
      <w:proofErr w:type="spellEnd"/>
      <w:r>
        <w:rPr>
          <w:rFonts w:ascii="Times New Roman" w:eastAsia="Times New Roman" w:hAnsi="Times New Roman" w:cs="Times New Roman"/>
        </w:rPr>
        <w:t xml:space="preserve"> feature of the </w:t>
      </w:r>
      <w:proofErr w:type="spellStart"/>
      <w:r>
        <w:rPr>
          <w:rFonts w:ascii="Times New Roman" w:eastAsia="Times New Roman" w:hAnsi="Times New Roman" w:cs="Times New Roman"/>
        </w:rPr>
        <w:t>i</w:t>
      </w:r>
      <w:r>
        <w:rPr>
          <w:rFonts w:ascii="Times New Roman" w:eastAsia="Times New Roman" w:hAnsi="Times New Roman" w:cs="Times New Roman"/>
          <w:vertAlign w:val="superscript"/>
        </w:rPr>
        <w:t>th</w:t>
      </w:r>
      <w:proofErr w:type="spellEnd"/>
      <w:r>
        <w:rPr>
          <w:rFonts w:ascii="Times New Roman" w:eastAsia="Times New Roman" w:hAnsi="Times New Roman" w:cs="Times New Roman"/>
          <w:vertAlign w:val="superscript"/>
        </w:rPr>
        <w:t xml:space="preserve"> </w:t>
      </w:r>
      <w:r>
        <w:rPr>
          <w:rFonts w:ascii="Times New Roman" w:eastAsia="Times New Roman" w:hAnsi="Times New Roman" w:cs="Times New Roman"/>
        </w:rPr>
        <w:t>training example. This calculation is divided by the number of training examples m. The process is repeated until convergence to minimize the cost function J(weight), which typically refers to the mean squared error between the predicted and actual values.</w:t>
      </w:r>
    </w:p>
    <w:p w14:paraId="5FB33809" w14:textId="77777777" w:rsidR="00644CC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8B0F348" wp14:editId="0771D605">
            <wp:extent cx="4557713" cy="1834201"/>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557713" cy="1834201"/>
                    </a:xfrm>
                    <a:prstGeom prst="rect">
                      <a:avLst/>
                    </a:prstGeom>
                    <a:ln/>
                  </pic:spPr>
                </pic:pic>
              </a:graphicData>
            </a:graphic>
          </wp:inline>
        </w:drawing>
      </w:r>
    </w:p>
    <w:p w14:paraId="79798A22" w14:textId="77777777" w:rsidR="00644CC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rPr>
        <w:t xml:space="preserve">Linear regression results before PCA </w:t>
      </w:r>
    </w:p>
    <w:p w14:paraId="46B53B87" w14:textId="77777777" w:rsidR="00644CCE" w:rsidRDefault="00644CCE">
      <w:pPr>
        <w:spacing w:line="360" w:lineRule="auto"/>
        <w:jc w:val="center"/>
        <w:rPr>
          <w:rFonts w:ascii="Times New Roman" w:eastAsia="Times New Roman" w:hAnsi="Times New Roman" w:cs="Times New Roman"/>
          <w:b/>
        </w:rPr>
      </w:pPr>
    </w:p>
    <w:p w14:paraId="31B98994" w14:textId="77777777" w:rsidR="00644CC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w:t>
      </w:r>
      <w:r>
        <w:rPr>
          <w:rFonts w:ascii="Times New Roman" w:eastAsia="Times New Roman" w:hAnsi="Times New Roman" w:cs="Times New Roman"/>
          <w:b/>
          <w:noProof/>
        </w:rPr>
        <w:drawing>
          <wp:inline distT="114300" distB="114300" distL="114300" distR="114300" wp14:anchorId="352C2E85" wp14:editId="7B0180B3">
            <wp:extent cx="4544291" cy="1871179"/>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544291" cy="1871179"/>
                    </a:xfrm>
                    <a:prstGeom prst="rect">
                      <a:avLst/>
                    </a:prstGeom>
                    <a:ln/>
                  </pic:spPr>
                </pic:pic>
              </a:graphicData>
            </a:graphic>
          </wp:inline>
        </w:drawing>
      </w:r>
    </w:p>
    <w:p w14:paraId="35DFBCF2" w14:textId="77777777" w:rsidR="00644CC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Linear regression results after PCA </w:t>
      </w:r>
    </w:p>
    <w:p w14:paraId="63606302" w14:textId="77777777" w:rsidR="00644CCE" w:rsidRDefault="00644CCE">
      <w:pPr>
        <w:spacing w:line="360" w:lineRule="auto"/>
        <w:jc w:val="both"/>
        <w:rPr>
          <w:rFonts w:ascii="Times New Roman" w:eastAsia="Times New Roman" w:hAnsi="Times New Roman" w:cs="Times New Roman"/>
          <w:b/>
        </w:rPr>
      </w:pPr>
    </w:p>
    <w:p w14:paraId="03C32E6E" w14:textId="77777777" w:rsidR="00644CCE" w:rsidRDefault="00000000">
      <w:pPr>
        <w:pStyle w:val="Heading3"/>
      </w:pPr>
      <w:bookmarkStart w:id="36" w:name="_lz1hsx86dje" w:colFirst="0" w:colLast="0"/>
      <w:bookmarkEnd w:id="36"/>
      <w:r>
        <w:t>RIDGE REGRESSION</w:t>
      </w:r>
    </w:p>
    <w:p w14:paraId="71D8D83F" w14:textId="77777777" w:rsidR="00644CCE" w:rsidRDefault="00644CCE">
      <w:pPr>
        <w:ind w:left="720"/>
        <w:rPr>
          <w:rFonts w:ascii="Times New Roman" w:eastAsia="Times New Roman" w:hAnsi="Times New Roman" w:cs="Times New Roman"/>
          <w:b/>
        </w:rPr>
      </w:pPr>
    </w:p>
    <w:p w14:paraId="26ECE21F" w14:textId="31844D86"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Ridge regression, alternatively referred to as L2 regularization or Tikhonov regularization, is a method employed to tackle the issue of overfitting in linear regression models. Overfitting arises when a model captures the noise in the training data, leading to suboptimal performance when applied to new, unseen data. By incorporating a regularization term into the linear </w:t>
      </w:r>
      <w:r w:rsidR="008A382B">
        <w:rPr>
          <w:rFonts w:ascii="Times New Roman" w:eastAsia="Times New Roman" w:hAnsi="Times New Roman" w:cs="Times New Roman"/>
        </w:rPr>
        <w:t>R</w:t>
      </w:r>
      <w:r>
        <w:rPr>
          <w:rFonts w:ascii="Times New Roman" w:eastAsia="Times New Roman" w:hAnsi="Times New Roman" w:cs="Times New Roman"/>
        </w:rPr>
        <w:t xml:space="preserve">egression objective function, ridge regression penalizes large coefficients, aiding in </w:t>
      </w:r>
      <w:r w:rsidR="0039414C">
        <w:rPr>
          <w:rFonts w:ascii="Times New Roman" w:eastAsia="Times New Roman" w:hAnsi="Times New Roman" w:cs="Times New Roman"/>
        </w:rPr>
        <w:t>overfitting prevention</w:t>
      </w:r>
      <w:r>
        <w:rPr>
          <w:rFonts w:ascii="Times New Roman" w:eastAsia="Times New Roman" w:hAnsi="Times New Roman" w:cs="Times New Roman"/>
        </w:rPr>
        <w:t>.</w:t>
      </w:r>
    </w:p>
    <w:p w14:paraId="68AB9534" w14:textId="77777777" w:rsidR="00644CCE" w:rsidRDefault="00000000">
      <w:pPr>
        <w:pStyle w:val="Heading4"/>
      </w:pPr>
      <w:bookmarkStart w:id="37" w:name="_232gxnu2uvq" w:colFirst="0" w:colLast="0"/>
      <w:bookmarkEnd w:id="37"/>
      <w:r>
        <w:t>Gradient Descent</w:t>
      </w:r>
    </w:p>
    <w:p w14:paraId="1987D2D8" w14:textId="77777777" w:rsidR="00644CCE" w:rsidRDefault="00644CCE">
      <w:pPr>
        <w:rPr>
          <w:rFonts w:ascii="Times New Roman" w:eastAsia="Times New Roman" w:hAnsi="Times New Roman" w:cs="Times New Roman"/>
        </w:rPr>
      </w:pPr>
    </w:p>
    <w:p w14:paraId="0AB071FA" w14:textId="3819AF11"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Ridge regression algorithm employs </w:t>
      </w:r>
      <w:r w:rsidR="009B1509">
        <w:rPr>
          <w:rFonts w:ascii="Times New Roman" w:eastAsia="Times New Roman" w:hAnsi="Times New Roman" w:cs="Times New Roman"/>
        </w:rPr>
        <w:t xml:space="preserve">a </w:t>
      </w:r>
      <w:r>
        <w:rPr>
          <w:rFonts w:ascii="Times New Roman" w:eastAsia="Times New Roman" w:hAnsi="Times New Roman" w:cs="Times New Roman"/>
        </w:rPr>
        <w:t xml:space="preserve">mean squared error loss function while integrating L2 regularization in its methodology. </w:t>
      </w:r>
    </w:p>
    <w:p w14:paraId="2E113E91" w14:textId="77777777"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cost function </w:t>
      </w:r>
      <w:proofErr w:type="gramStart"/>
      <w:r>
        <w:rPr>
          <w:rFonts w:ascii="Times New Roman" w:eastAsia="Times New Roman" w:hAnsi="Times New Roman" w:cs="Times New Roman"/>
        </w:rPr>
        <w:t>of  Ridge</w:t>
      </w:r>
      <w:proofErr w:type="gramEnd"/>
      <w:r>
        <w:rPr>
          <w:rFonts w:ascii="Times New Roman" w:eastAsia="Times New Roman" w:hAnsi="Times New Roman" w:cs="Times New Roman"/>
        </w:rPr>
        <w:t xml:space="preserve"> Regression is given by:</w:t>
      </w:r>
    </w:p>
    <w:p w14:paraId="669A03BC" w14:textId="77777777" w:rsidR="00644CCE" w:rsidRDefault="00644CCE">
      <w:pPr>
        <w:rPr>
          <w:rFonts w:ascii="Times New Roman" w:eastAsia="Times New Roman" w:hAnsi="Times New Roman" w:cs="Times New Roman"/>
          <w:b/>
        </w:rPr>
      </w:pPr>
    </w:p>
    <w:p w14:paraId="3D8E32F1" w14:textId="77777777" w:rsidR="00644CCE" w:rsidRDefault="00000000">
      <w:pPr>
        <w:ind w:left="7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3B351CF" wp14:editId="11563291">
            <wp:extent cx="4300538" cy="848462"/>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4300538" cy="848462"/>
                    </a:xfrm>
                    <a:prstGeom prst="rect">
                      <a:avLst/>
                    </a:prstGeom>
                    <a:ln/>
                  </pic:spPr>
                </pic:pic>
              </a:graphicData>
            </a:graphic>
          </wp:inline>
        </w:drawing>
      </w:r>
    </w:p>
    <w:p w14:paraId="134513C2" w14:textId="77777777" w:rsidR="00644CCE" w:rsidRDefault="00644CCE">
      <w:pPr>
        <w:rPr>
          <w:rFonts w:ascii="Times New Roman" w:eastAsia="Times New Roman" w:hAnsi="Times New Roman" w:cs="Times New Roman"/>
          <w:b/>
        </w:rPr>
      </w:pPr>
    </w:p>
    <w:p w14:paraId="5C13A289" w14:textId="77777777" w:rsidR="00644CCE" w:rsidRDefault="00000000">
      <w:pPr>
        <w:rPr>
          <w:rFonts w:ascii="Times New Roman" w:eastAsia="Times New Roman" w:hAnsi="Times New Roman" w:cs="Times New Roman"/>
        </w:rPr>
      </w:pPr>
      <w:proofErr w:type="gramStart"/>
      <w:r>
        <w:rPr>
          <w:rFonts w:ascii="Times New Roman" w:eastAsia="Times New Roman" w:hAnsi="Times New Roman" w:cs="Times New Roman"/>
        </w:rPr>
        <w:t>Where</w:t>
      </w:r>
      <w:proofErr w:type="gramEnd"/>
      <w:r>
        <w:rPr>
          <w:rFonts w:ascii="Times New Roman" w:eastAsia="Times New Roman" w:hAnsi="Times New Roman" w:cs="Times New Roman"/>
        </w:rPr>
        <w:t>,</w:t>
      </w:r>
    </w:p>
    <w:p w14:paraId="784F5049" w14:textId="77777777" w:rsidR="00644CCE" w:rsidRDefault="00644CCE">
      <w:pPr>
        <w:rPr>
          <w:rFonts w:ascii="Times New Roman" w:eastAsia="Times New Roman" w:hAnsi="Times New Roman" w:cs="Times New Roman"/>
        </w:rPr>
      </w:pPr>
    </w:p>
    <w:p w14:paraId="15C7FDA7"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DE9947" wp14:editId="20AAFFE7">
            <wp:extent cx="3462338" cy="789656"/>
            <wp:effectExtent l="0" t="0" r="0" b="0"/>
            <wp:docPr id="4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4"/>
                    <a:srcRect/>
                    <a:stretch>
                      <a:fillRect/>
                    </a:stretch>
                  </pic:blipFill>
                  <pic:spPr>
                    <a:xfrm>
                      <a:off x="0" y="0"/>
                      <a:ext cx="3462338" cy="789656"/>
                    </a:xfrm>
                    <a:prstGeom prst="rect">
                      <a:avLst/>
                    </a:prstGeom>
                    <a:ln/>
                  </pic:spPr>
                </pic:pic>
              </a:graphicData>
            </a:graphic>
          </wp:inline>
        </w:drawing>
      </w:r>
    </w:p>
    <w:p w14:paraId="345AB055" w14:textId="77777777" w:rsidR="00644CCE" w:rsidRDefault="00644CCE">
      <w:pPr>
        <w:rPr>
          <w:rFonts w:ascii="Times New Roman" w:eastAsia="Times New Roman" w:hAnsi="Times New Roman" w:cs="Times New Roman"/>
          <w:b/>
        </w:rPr>
      </w:pPr>
    </w:p>
    <w:p w14:paraId="162B7D5B" w14:textId="4894C940"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update rule for Ridge Regression with Gradient Descent is:</w:t>
      </w:r>
    </w:p>
    <w:p w14:paraId="1D74C2AF" w14:textId="77777777" w:rsidR="00644CCE" w:rsidRDefault="00644CCE">
      <w:pPr>
        <w:rPr>
          <w:rFonts w:ascii="Times New Roman" w:eastAsia="Times New Roman" w:hAnsi="Times New Roman" w:cs="Times New Roman"/>
        </w:rPr>
      </w:pPr>
    </w:p>
    <w:p w14:paraId="235D7703"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2802DB" wp14:editId="29025F68">
            <wp:extent cx="4805363" cy="702112"/>
            <wp:effectExtent l="0" t="0" r="0" b="0"/>
            <wp:docPr id="3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5"/>
                    <a:srcRect/>
                    <a:stretch>
                      <a:fillRect/>
                    </a:stretch>
                  </pic:blipFill>
                  <pic:spPr>
                    <a:xfrm>
                      <a:off x="0" y="0"/>
                      <a:ext cx="4805363" cy="702112"/>
                    </a:xfrm>
                    <a:prstGeom prst="rect">
                      <a:avLst/>
                    </a:prstGeom>
                    <a:ln/>
                  </pic:spPr>
                </pic:pic>
              </a:graphicData>
            </a:graphic>
          </wp:inline>
        </w:drawing>
      </w:r>
    </w:p>
    <w:p w14:paraId="53AB73D9" w14:textId="77777777" w:rsidR="00644CCE" w:rsidRDefault="00644CCE">
      <w:pPr>
        <w:spacing w:line="360" w:lineRule="auto"/>
        <w:rPr>
          <w:rFonts w:ascii="Times New Roman" w:eastAsia="Times New Roman" w:hAnsi="Times New Roman" w:cs="Times New Roman"/>
        </w:rPr>
      </w:pPr>
    </w:p>
    <w:p w14:paraId="738829CA" w14:textId="5528AD72"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This update rule gets used repeatedly until convergence, that is</w:t>
      </w:r>
      <w:r w:rsidR="009710AC">
        <w:rPr>
          <w:rFonts w:ascii="Times New Roman" w:eastAsia="Times New Roman" w:hAnsi="Times New Roman" w:cs="Times New Roman"/>
        </w:rPr>
        <w:t>,</w:t>
      </w:r>
      <w:r>
        <w:rPr>
          <w:rFonts w:ascii="Times New Roman" w:eastAsia="Times New Roman" w:hAnsi="Times New Roman" w:cs="Times New Roman"/>
        </w:rPr>
        <w:t xml:space="preserve"> until the change in the cost function becomes insignificant </w:t>
      </w:r>
      <w:r w:rsidR="0039414C">
        <w:rPr>
          <w:rFonts w:ascii="Times New Roman" w:eastAsia="Times New Roman" w:hAnsi="Times New Roman" w:cs="Times New Roman"/>
        </w:rPr>
        <w:t>compared</w:t>
      </w:r>
      <w:r>
        <w:rPr>
          <w:rFonts w:ascii="Times New Roman" w:eastAsia="Times New Roman" w:hAnsi="Times New Roman" w:cs="Times New Roman"/>
        </w:rPr>
        <w:t xml:space="preserve"> to the tolerance value or until a maximum number of iterations has been reached.</w:t>
      </w:r>
    </w:p>
    <w:p w14:paraId="49B8220B" w14:textId="77777777" w:rsidR="00644CCE" w:rsidRDefault="00000000">
      <w:pPr>
        <w:pStyle w:val="Heading4"/>
      </w:pPr>
      <w:bookmarkStart w:id="38" w:name="_8p3xle8p39v" w:colFirst="0" w:colLast="0"/>
      <w:bookmarkEnd w:id="38"/>
      <w:r>
        <w:t>Stochastic Gradient Descent</w:t>
      </w:r>
    </w:p>
    <w:p w14:paraId="37FEDCFC" w14:textId="77777777" w:rsidR="00644CCE" w:rsidRDefault="00644CCE">
      <w:pPr>
        <w:rPr>
          <w:rFonts w:ascii="Times New Roman" w:eastAsia="Times New Roman" w:hAnsi="Times New Roman" w:cs="Times New Roman"/>
          <w:b/>
        </w:rPr>
      </w:pPr>
    </w:p>
    <w:p w14:paraId="477072FB" w14:textId="1CB077C8"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SGD is an optimization technique that changes the model parameters based on the gradient of the cost function with respect to a single training example at a time. T</w:t>
      </w:r>
      <w:r w:rsidR="0039414C">
        <w:rPr>
          <w:rFonts w:ascii="Times New Roman" w:eastAsia="Times New Roman" w:hAnsi="Times New Roman" w:cs="Times New Roman"/>
        </w:rPr>
        <w:t>he cost function has a regularization term to avoid overfitting in Ridge Regression</w:t>
      </w:r>
      <w:r>
        <w:rPr>
          <w:rFonts w:ascii="Times New Roman" w:eastAsia="Times New Roman" w:hAnsi="Times New Roman" w:cs="Times New Roman"/>
        </w:rPr>
        <w:t>.</w:t>
      </w:r>
    </w:p>
    <w:p w14:paraId="3FF7F34E" w14:textId="77777777" w:rsidR="00644CCE" w:rsidRDefault="00644CCE">
      <w:pPr>
        <w:pBdr>
          <w:top w:val="nil"/>
          <w:left w:val="nil"/>
          <w:bottom w:val="nil"/>
          <w:right w:val="nil"/>
          <w:between w:val="nil"/>
        </w:pBdr>
        <w:spacing w:line="360" w:lineRule="auto"/>
        <w:jc w:val="both"/>
        <w:rPr>
          <w:rFonts w:ascii="Times New Roman" w:eastAsia="Times New Roman" w:hAnsi="Times New Roman" w:cs="Times New Roman"/>
        </w:rPr>
      </w:pPr>
    </w:p>
    <w:p w14:paraId="263DD54C" w14:textId="77777777" w:rsidR="00644CCE"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Ridge Regression's cost function is given by:</w:t>
      </w:r>
    </w:p>
    <w:p w14:paraId="2D2C95E8" w14:textId="77777777" w:rsidR="00644CCE" w:rsidRDefault="00644CCE">
      <w:pPr>
        <w:rPr>
          <w:rFonts w:ascii="Times New Roman" w:eastAsia="Times New Roman" w:hAnsi="Times New Roman" w:cs="Times New Roman"/>
          <w:b/>
        </w:rPr>
      </w:pPr>
    </w:p>
    <w:p w14:paraId="227FC232" w14:textId="77777777" w:rsidR="00644CCE" w:rsidRDefault="00644CCE">
      <w:pPr>
        <w:ind w:left="1080"/>
        <w:rPr>
          <w:rFonts w:ascii="Times New Roman" w:eastAsia="Times New Roman" w:hAnsi="Times New Roman" w:cs="Times New Roman"/>
          <w:b/>
        </w:rPr>
      </w:pPr>
    </w:p>
    <w:p w14:paraId="1A49B4A2" w14:textId="77777777" w:rsidR="00644CCE" w:rsidRDefault="00000000">
      <w:pPr>
        <w:ind w:left="7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B12D612" wp14:editId="7CAB60B4">
            <wp:extent cx="4672013" cy="925331"/>
            <wp:effectExtent l="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6"/>
                    <a:srcRect/>
                    <a:stretch>
                      <a:fillRect/>
                    </a:stretch>
                  </pic:blipFill>
                  <pic:spPr>
                    <a:xfrm>
                      <a:off x="0" y="0"/>
                      <a:ext cx="4672013" cy="925331"/>
                    </a:xfrm>
                    <a:prstGeom prst="rect">
                      <a:avLst/>
                    </a:prstGeom>
                    <a:ln/>
                  </pic:spPr>
                </pic:pic>
              </a:graphicData>
            </a:graphic>
          </wp:inline>
        </w:drawing>
      </w:r>
    </w:p>
    <w:p w14:paraId="18A374BC" w14:textId="77777777" w:rsidR="00644CCE" w:rsidRDefault="00644CCE">
      <w:pPr>
        <w:rPr>
          <w:rFonts w:ascii="Times New Roman" w:eastAsia="Times New Roman" w:hAnsi="Times New Roman" w:cs="Times New Roman"/>
          <w:b/>
        </w:rPr>
      </w:pPr>
    </w:p>
    <w:p w14:paraId="51C20785" w14:textId="0EF1AFA0"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variables here are the same as above.</w:t>
      </w:r>
    </w:p>
    <w:p w14:paraId="1BA74E23" w14:textId="77777777" w:rsidR="00644CC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 update rule for Ridge Regression with Stochastic Gradient Descent is:</w:t>
      </w:r>
    </w:p>
    <w:p w14:paraId="7C6D5FDD" w14:textId="77777777" w:rsidR="00644CCE" w:rsidRDefault="00644CCE">
      <w:pPr>
        <w:rPr>
          <w:rFonts w:ascii="Times New Roman" w:eastAsia="Times New Roman" w:hAnsi="Times New Roman" w:cs="Times New Roman"/>
          <w:b/>
        </w:rPr>
      </w:pPr>
    </w:p>
    <w:p w14:paraId="0B03A89C"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A9D65F" wp14:editId="6F91D373">
            <wp:extent cx="4400550" cy="657225"/>
            <wp:effectExtent l="0" t="0" r="0" b="0"/>
            <wp:docPr id="2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7"/>
                    <a:srcRect/>
                    <a:stretch>
                      <a:fillRect/>
                    </a:stretch>
                  </pic:blipFill>
                  <pic:spPr>
                    <a:xfrm>
                      <a:off x="0" y="0"/>
                      <a:ext cx="4400550" cy="657225"/>
                    </a:xfrm>
                    <a:prstGeom prst="rect">
                      <a:avLst/>
                    </a:prstGeom>
                    <a:ln/>
                  </pic:spPr>
                </pic:pic>
              </a:graphicData>
            </a:graphic>
          </wp:inline>
        </w:drawing>
      </w:r>
    </w:p>
    <w:p w14:paraId="26681DF3" w14:textId="77777777" w:rsidR="00644CCE" w:rsidRDefault="00644CCE">
      <w:pPr>
        <w:spacing w:line="360" w:lineRule="auto"/>
        <w:jc w:val="both"/>
        <w:rPr>
          <w:rFonts w:ascii="Times New Roman" w:eastAsia="Times New Roman" w:hAnsi="Times New Roman" w:cs="Times New Roman"/>
        </w:rPr>
      </w:pPr>
    </w:p>
    <w:p w14:paraId="0351AC60" w14:textId="497D7BDB"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each SGD iteration in Ridge Regression, a training example is chosen </w:t>
      </w:r>
      <w:r w:rsidR="0039414C">
        <w:rPr>
          <w:rFonts w:ascii="Times New Roman" w:eastAsia="Times New Roman" w:hAnsi="Times New Roman" w:cs="Times New Roman"/>
        </w:rPr>
        <w:t>randomly</w:t>
      </w:r>
      <w:r>
        <w:rPr>
          <w:rFonts w:ascii="Times New Roman" w:eastAsia="Times New Roman" w:hAnsi="Times New Roman" w:cs="Times New Roman"/>
        </w:rPr>
        <w:t xml:space="preserve"> from the dataset, and the model parameters are updated using the gradient of the cost function </w:t>
      </w:r>
      <w:r w:rsidR="0039414C">
        <w:rPr>
          <w:rFonts w:ascii="Times New Roman" w:eastAsia="Times New Roman" w:hAnsi="Times New Roman" w:cs="Times New Roman"/>
        </w:rPr>
        <w:t>for</w:t>
      </w:r>
      <w:r>
        <w:rPr>
          <w:rFonts w:ascii="Times New Roman" w:eastAsia="Times New Roman" w:hAnsi="Times New Roman" w:cs="Times New Roman"/>
        </w:rPr>
        <w:t xml:space="preserve"> that training example.</w:t>
      </w:r>
    </w:p>
    <w:p w14:paraId="6F4EA215" w14:textId="77777777" w:rsidR="00644CCE" w:rsidRDefault="00000000">
      <w:pPr>
        <w:pStyle w:val="Heading5"/>
        <w:spacing w:line="360" w:lineRule="auto"/>
        <w:jc w:val="both"/>
      </w:pPr>
      <w:bookmarkStart w:id="39" w:name="_ara32k17t3qn" w:colFirst="0" w:colLast="0"/>
      <w:bookmarkEnd w:id="39"/>
      <w:r>
        <w:lastRenderedPageBreak/>
        <w:t>RESULTS</w:t>
      </w:r>
    </w:p>
    <w:p w14:paraId="36ACFD36" w14:textId="77777777" w:rsidR="00644CCE" w:rsidRDefault="00644CCE">
      <w:pPr>
        <w:spacing w:line="360" w:lineRule="auto"/>
        <w:jc w:val="both"/>
        <w:rPr>
          <w:rFonts w:ascii="Times New Roman" w:eastAsia="Times New Roman" w:hAnsi="Times New Roman" w:cs="Times New Roman"/>
          <w:b/>
        </w:rPr>
      </w:pPr>
    </w:p>
    <w:p w14:paraId="257ADBA8" w14:textId="77777777" w:rsidR="00644CC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869D3EB" wp14:editId="1EF3C301">
            <wp:extent cx="4529138" cy="1719926"/>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4529138" cy="1719926"/>
                    </a:xfrm>
                    <a:prstGeom prst="rect">
                      <a:avLst/>
                    </a:prstGeom>
                    <a:ln/>
                  </pic:spPr>
                </pic:pic>
              </a:graphicData>
            </a:graphic>
          </wp:inline>
        </w:drawing>
      </w:r>
    </w:p>
    <w:p w14:paraId="75498A1B" w14:textId="77777777" w:rsidR="00644CC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Ridge regression results before PCA</w:t>
      </w:r>
    </w:p>
    <w:p w14:paraId="214411FD" w14:textId="77777777" w:rsidR="00644CCE" w:rsidRDefault="00644CCE">
      <w:pPr>
        <w:spacing w:line="360" w:lineRule="auto"/>
        <w:jc w:val="center"/>
        <w:rPr>
          <w:rFonts w:ascii="Times New Roman" w:eastAsia="Times New Roman" w:hAnsi="Times New Roman" w:cs="Times New Roman"/>
          <w:b/>
        </w:rPr>
      </w:pPr>
    </w:p>
    <w:p w14:paraId="4B72EB34" w14:textId="77777777" w:rsidR="00644CC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88CAEAB" wp14:editId="18159D88">
            <wp:extent cx="4557713" cy="182107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4557713" cy="1821073"/>
                    </a:xfrm>
                    <a:prstGeom prst="rect">
                      <a:avLst/>
                    </a:prstGeom>
                    <a:ln/>
                  </pic:spPr>
                </pic:pic>
              </a:graphicData>
            </a:graphic>
          </wp:inline>
        </w:drawing>
      </w:r>
    </w:p>
    <w:p w14:paraId="12B610FF" w14:textId="77777777" w:rsidR="00644CC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Ridge regression results after PCA</w:t>
      </w:r>
    </w:p>
    <w:p w14:paraId="6DB6B7B6" w14:textId="77777777" w:rsidR="00644CCE" w:rsidRDefault="00000000">
      <w:pPr>
        <w:pStyle w:val="Heading3"/>
      </w:pPr>
      <w:bookmarkStart w:id="40" w:name="_npk0ajp2yt9v" w:colFirst="0" w:colLast="0"/>
      <w:bookmarkEnd w:id="40"/>
      <w:r>
        <w:t>LASSO REGRESSION</w:t>
      </w:r>
    </w:p>
    <w:p w14:paraId="15B2C059" w14:textId="77777777" w:rsidR="00644CCE" w:rsidRDefault="00644CCE">
      <w:pPr>
        <w:pBdr>
          <w:top w:val="nil"/>
          <w:left w:val="nil"/>
          <w:bottom w:val="nil"/>
          <w:right w:val="nil"/>
          <w:between w:val="nil"/>
        </w:pBdr>
        <w:ind w:left="720"/>
        <w:rPr>
          <w:rFonts w:ascii="Times New Roman" w:eastAsia="Times New Roman" w:hAnsi="Times New Roman" w:cs="Times New Roman"/>
        </w:rPr>
      </w:pPr>
    </w:p>
    <w:p w14:paraId="0589DA4C" w14:textId="4878E7BF" w:rsidR="00644CCE"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Lasso regression, sometimes referred to as the least absolute shrinkage and selection operator, is a form of linear </w:t>
      </w:r>
      <w:r w:rsidR="008A382B">
        <w:rPr>
          <w:rFonts w:ascii="Times New Roman" w:eastAsia="Times New Roman" w:hAnsi="Times New Roman" w:cs="Times New Roman"/>
        </w:rPr>
        <w:t>R</w:t>
      </w:r>
      <w:r>
        <w:rPr>
          <w:rFonts w:ascii="Times New Roman" w:eastAsia="Times New Roman" w:hAnsi="Times New Roman" w:cs="Times New Roman"/>
        </w:rPr>
        <w:t>egression that employs shrinkage. This technique minimizes the magnitude of the coefficients within a model, enhancing its interpretability and generalization to fresh data. Lasso regression drives the coefficients of insignificant variables to zero, effectively excluding them from the model. This is particularly beneficial when dealing with numerous variables, as it helps to mitigate overfitting.</w:t>
      </w:r>
    </w:p>
    <w:p w14:paraId="14883F6C" w14:textId="77777777" w:rsidR="00644CCE" w:rsidRDefault="00000000">
      <w:pPr>
        <w:pStyle w:val="Heading4"/>
      </w:pPr>
      <w:bookmarkStart w:id="41" w:name="_hhx8bm6vg72t" w:colFirst="0" w:colLast="0"/>
      <w:bookmarkEnd w:id="41"/>
      <w:r>
        <w:t>Gradient Descent</w:t>
      </w:r>
    </w:p>
    <w:p w14:paraId="49F5D359" w14:textId="77777777" w:rsidR="00644CCE" w:rsidRDefault="00644CCE">
      <w:pPr>
        <w:pBdr>
          <w:top w:val="nil"/>
          <w:left w:val="nil"/>
          <w:bottom w:val="nil"/>
          <w:right w:val="nil"/>
          <w:between w:val="nil"/>
        </w:pBdr>
        <w:ind w:left="1080"/>
        <w:rPr>
          <w:rFonts w:ascii="Times New Roman" w:eastAsia="Times New Roman" w:hAnsi="Times New Roman" w:cs="Times New Roman"/>
        </w:rPr>
      </w:pPr>
    </w:p>
    <w:p w14:paraId="76B9D140" w14:textId="56046055" w:rsidR="00644CC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The Lasso regression algorithm employs the </w:t>
      </w:r>
      <w:r w:rsidR="0039414C">
        <w:rPr>
          <w:rFonts w:ascii="Times New Roman" w:eastAsia="Times New Roman" w:hAnsi="Times New Roman" w:cs="Times New Roman"/>
        </w:rPr>
        <w:t>same</w:t>
      </w:r>
      <w:r>
        <w:rPr>
          <w:rFonts w:ascii="Times New Roman" w:eastAsia="Times New Roman" w:hAnsi="Times New Roman" w:cs="Times New Roman"/>
        </w:rPr>
        <w:t xml:space="preserve"> mean squared error loss function as Ridge and integrates L1 regularization in</w:t>
      </w:r>
      <w:r w:rsidR="0039414C">
        <w:rPr>
          <w:rFonts w:ascii="Times New Roman" w:eastAsia="Times New Roman" w:hAnsi="Times New Roman" w:cs="Times New Roman"/>
        </w:rPr>
        <w:t>to</w:t>
      </w:r>
      <w:r>
        <w:rPr>
          <w:rFonts w:ascii="Times New Roman" w:eastAsia="Times New Roman" w:hAnsi="Times New Roman" w:cs="Times New Roman"/>
        </w:rPr>
        <w:t xml:space="preserve"> its methodology. Consequently, it follows the same </w:t>
      </w:r>
      <w:r>
        <w:rPr>
          <w:rFonts w:ascii="Times New Roman" w:eastAsia="Times New Roman" w:hAnsi="Times New Roman" w:cs="Times New Roman"/>
        </w:rPr>
        <w:lastRenderedPageBreak/>
        <w:t>sequence of steps as Ridge. The cost function for Lasso Regression, denoted as J(θ), is expressed as:</w:t>
      </w:r>
    </w:p>
    <w:p w14:paraId="519D6EDF" w14:textId="77777777" w:rsidR="00644CCE" w:rsidRDefault="00644CCE">
      <w:pPr>
        <w:rPr>
          <w:rFonts w:ascii="Times New Roman" w:eastAsia="Times New Roman" w:hAnsi="Times New Roman" w:cs="Times New Roman"/>
        </w:rPr>
      </w:pPr>
    </w:p>
    <w:p w14:paraId="1FB34D23" w14:textId="77777777" w:rsidR="00644CCE" w:rsidRDefault="00000000">
      <w:pPr>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04921DB" wp14:editId="60A491EB">
            <wp:extent cx="3142116" cy="794480"/>
            <wp:effectExtent l="0" t="0" r="0" b="0"/>
            <wp:docPr id="42" name="image46.png" descr="A picture containing font, white, 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font, white, diagram, text&#10;&#10;Description automatically generated"/>
                    <pic:cNvPicPr preferRelativeResize="0"/>
                  </pic:nvPicPr>
                  <pic:blipFill>
                    <a:blip r:embed="rId40"/>
                    <a:srcRect l="6226" t="17452" r="12375" b="9302"/>
                    <a:stretch>
                      <a:fillRect/>
                    </a:stretch>
                  </pic:blipFill>
                  <pic:spPr>
                    <a:xfrm>
                      <a:off x="0" y="0"/>
                      <a:ext cx="3142116" cy="794480"/>
                    </a:xfrm>
                    <a:prstGeom prst="rect">
                      <a:avLst/>
                    </a:prstGeom>
                    <a:ln/>
                  </pic:spPr>
                </pic:pic>
              </a:graphicData>
            </a:graphic>
          </wp:inline>
        </w:drawing>
      </w:r>
    </w:p>
    <w:p w14:paraId="3CA2EF50" w14:textId="77777777" w:rsidR="00644CCE" w:rsidRDefault="00000000">
      <w:pPr>
        <w:rPr>
          <w:rFonts w:ascii="Times New Roman" w:eastAsia="Times New Roman" w:hAnsi="Times New Roman" w:cs="Times New Roman"/>
        </w:rPr>
      </w:pPr>
      <w:proofErr w:type="gramStart"/>
      <w:r>
        <w:rPr>
          <w:rFonts w:ascii="Times New Roman" w:eastAsia="Times New Roman" w:hAnsi="Times New Roman" w:cs="Times New Roman"/>
        </w:rPr>
        <w:t>Where</w:t>
      </w:r>
      <w:proofErr w:type="gramEnd"/>
      <w:r>
        <w:rPr>
          <w:rFonts w:ascii="Times New Roman" w:eastAsia="Times New Roman" w:hAnsi="Times New Roman" w:cs="Times New Roman"/>
        </w:rPr>
        <w:t>,</w:t>
      </w:r>
    </w:p>
    <w:p w14:paraId="51C3A15C" w14:textId="77777777" w:rsidR="00644CCE" w:rsidRDefault="00644CCE">
      <w:pPr>
        <w:ind w:left="1080"/>
        <w:rPr>
          <w:rFonts w:ascii="Times New Roman" w:eastAsia="Times New Roman" w:hAnsi="Times New Roman" w:cs="Times New Roman"/>
        </w:rPr>
      </w:pPr>
    </w:p>
    <w:p w14:paraId="59122355" w14:textId="77777777" w:rsidR="00644CCE" w:rsidRDefault="00000000">
      <w:pPr>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47EC987" wp14:editId="2F05FBC3">
            <wp:extent cx="4529138" cy="515895"/>
            <wp:effectExtent l="0" t="0" r="0" b="0"/>
            <wp:docPr id="23" name="image16.png" descr="A picture containing text, font, whit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font, white, line&#10;&#10;Description automatically generated"/>
                    <pic:cNvPicPr preferRelativeResize="0"/>
                  </pic:nvPicPr>
                  <pic:blipFill>
                    <a:blip r:embed="rId41"/>
                    <a:srcRect l="-1" t="54357" r="-1549"/>
                    <a:stretch>
                      <a:fillRect/>
                    </a:stretch>
                  </pic:blipFill>
                  <pic:spPr>
                    <a:xfrm>
                      <a:off x="0" y="0"/>
                      <a:ext cx="4529138" cy="515895"/>
                    </a:xfrm>
                    <a:prstGeom prst="rect">
                      <a:avLst/>
                    </a:prstGeom>
                    <a:ln/>
                  </pic:spPr>
                </pic:pic>
              </a:graphicData>
            </a:graphic>
          </wp:inline>
        </w:drawing>
      </w:r>
    </w:p>
    <w:p w14:paraId="27E256B6" w14:textId="77777777" w:rsidR="00644CCE" w:rsidRDefault="00000000">
      <w:pPr>
        <w:ind w:left="1080"/>
        <w:rPr>
          <w:rFonts w:ascii="Times New Roman" w:eastAsia="Times New Roman" w:hAnsi="Times New Roman" w:cs="Times New Roman"/>
        </w:rPr>
      </w:pPr>
      <w:r>
        <w:rPr>
          <w:rFonts w:ascii="Times New Roman" w:eastAsia="Times New Roman" w:hAnsi="Times New Roman" w:cs="Times New Roman"/>
        </w:rPr>
        <w:t>m = number of training samples</w:t>
      </w:r>
    </w:p>
    <w:p w14:paraId="31254DFF" w14:textId="77777777" w:rsidR="00644CCE" w:rsidRDefault="00000000">
      <w:pPr>
        <w:ind w:left="1080"/>
        <w:rPr>
          <w:rFonts w:ascii="Times New Roman" w:eastAsia="Times New Roman" w:hAnsi="Times New Roman" w:cs="Times New Roman"/>
        </w:rPr>
      </w:pPr>
      <w:r>
        <w:rPr>
          <w:rFonts w:ascii="Times New Roman" w:eastAsia="Times New Roman" w:hAnsi="Times New Roman" w:cs="Times New Roman"/>
        </w:rPr>
        <w:t>y = actual output</w:t>
      </w:r>
    </w:p>
    <w:p w14:paraId="7F2E0D38" w14:textId="77777777" w:rsidR="00644CCE" w:rsidRDefault="00000000">
      <w:pPr>
        <w:ind w:left="1080"/>
        <w:rPr>
          <w:rFonts w:ascii="Times New Roman" w:eastAsia="Times New Roman" w:hAnsi="Times New Roman" w:cs="Times New Roman"/>
        </w:rPr>
      </w:pPr>
      <w:proofErr w:type="spellStart"/>
      <w:r>
        <w:rPr>
          <w:rFonts w:ascii="Times New Roman" w:eastAsia="Times New Roman" w:hAnsi="Times New Roman" w:cs="Times New Roman"/>
        </w:rPr>
        <w:t>y_hat</w:t>
      </w:r>
      <w:proofErr w:type="spellEnd"/>
      <w:r>
        <w:rPr>
          <w:rFonts w:ascii="Times New Roman" w:eastAsia="Times New Roman" w:hAnsi="Times New Roman" w:cs="Times New Roman"/>
        </w:rPr>
        <w:t xml:space="preserve"> = prediction term</w:t>
      </w:r>
    </w:p>
    <w:p w14:paraId="24BE1887" w14:textId="77777777" w:rsidR="00644CCE" w:rsidRDefault="00000000">
      <w:pPr>
        <w:ind w:left="1080"/>
        <w:rPr>
          <w:rFonts w:ascii="Times New Roman" w:eastAsia="Times New Roman" w:hAnsi="Times New Roman" w:cs="Times New Roman"/>
        </w:rPr>
      </w:pPr>
      <w:r>
        <w:rPr>
          <w:rFonts w:ascii="Times New Roman" w:eastAsia="Times New Roman" w:hAnsi="Times New Roman" w:cs="Times New Roman"/>
        </w:rPr>
        <w:t>λ = regularization parameter</w:t>
      </w:r>
    </w:p>
    <w:p w14:paraId="2BBFBE33" w14:textId="77777777" w:rsidR="00644CCE" w:rsidRDefault="00000000">
      <w:pPr>
        <w:ind w:left="1080"/>
        <w:rPr>
          <w:rFonts w:ascii="Times New Roman" w:eastAsia="Times New Roman" w:hAnsi="Times New Roman" w:cs="Times New Roman"/>
        </w:rPr>
      </w:pPr>
      <w:proofErr w:type="spellStart"/>
      <w:r>
        <w:rPr>
          <w:rFonts w:ascii="Times New Roman" w:eastAsia="Times New Roman" w:hAnsi="Times New Roman" w:cs="Times New Roman"/>
        </w:rPr>
        <w:t>wj</w:t>
      </w:r>
      <w:proofErr w:type="spellEnd"/>
      <w:r>
        <w:rPr>
          <w:rFonts w:ascii="Times New Roman" w:eastAsia="Times New Roman" w:hAnsi="Times New Roman" w:cs="Times New Roman"/>
        </w:rPr>
        <w:t xml:space="preserve"> = coefficients of the features</w:t>
      </w:r>
    </w:p>
    <w:p w14:paraId="75F0651E" w14:textId="77777777" w:rsidR="00644CCE" w:rsidRDefault="00000000">
      <w:pPr>
        <w:pStyle w:val="Heading4"/>
      </w:pPr>
      <w:bookmarkStart w:id="42" w:name="_dp0sxqjx15df" w:colFirst="0" w:colLast="0"/>
      <w:bookmarkEnd w:id="42"/>
      <w:r>
        <w:t>Stochastic Gradient Descent</w:t>
      </w:r>
    </w:p>
    <w:p w14:paraId="226431C0" w14:textId="77777777" w:rsidR="00644CCE" w:rsidRDefault="00644CCE">
      <w:pPr>
        <w:pBdr>
          <w:top w:val="nil"/>
          <w:left w:val="nil"/>
          <w:bottom w:val="nil"/>
          <w:right w:val="nil"/>
          <w:between w:val="nil"/>
        </w:pBdr>
        <w:rPr>
          <w:rFonts w:ascii="Times New Roman" w:eastAsia="Times New Roman" w:hAnsi="Times New Roman" w:cs="Times New Roman"/>
        </w:rPr>
      </w:pPr>
    </w:p>
    <w:p w14:paraId="78D56458" w14:textId="77777777" w:rsidR="00644CCE" w:rsidRDefault="00000000">
      <w:p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9838C4" wp14:editId="51C67146">
            <wp:extent cx="4629150" cy="660247"/>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4629150" cy="660247"/>
                    </a:xfrm>
                    <a:prstGeom prst="rect">
                      <a:avLst/>
                    </a:prstGeom>
                    <a:ln/>
                  </pic:spPr>
                </pic:pic>
              </a:graphicData>
            </a:graphic>
          </wp:inline>
        </w:drawing>
      </w:r>
    </w:p>
    <w:p w14:paraId="2D777CC1" w14:textId="77777777" w:rsidR="00644CCE" w:rsidRDefault="00644CCE">
      <w:pPr>
        <w:pBdr>
          <w:top w:val="nil"/>
          <w:left w:val="nil"/>
          <w:bottom w:val="nil"/>
          <w:right w:val="nil"/>
          <w:between w:val="nil"/>
        </w:pBdr>
        <w:rPr>
          <w:rFonts w:ascii="Times New Roman" w:eastAsia="Times New Roman" w:hAnsi="Times New Roman" w:cs="Times New Roman"/>
        </w:rPr>
      </w:pPr>
    </w:p>
    <w:p w14:paraId="5BF9CA75" w14:textId="77777777" w:rsidR="00644CCE" w:rsidRDefault="00000000">
      <w:pPr>
        <w:pBdr>
          <w:top w:val="nil"/>
          <w:left w:val="nil"/>
          <w:bottom w:val="nil"/>
          <w:right w:val="nil"/>
          <w:between w:val="nil"/>
        </w:pBdr>
        <w:rPr>
          <w:rFonts w:ascii="Times New Roman" w:eastAsia="Times New Roman" w:hAnsi="Times New Roman" w:cs="Times New Roman"/>
        </w:rPr>
      </w:pPr>
      <w:proofErr w:type="gramStart"/>
      <w:r>
        <w:rPr>
          <w:rFonts w:ascii="Times New Roman" w:eastAsia="Times New Roman" w:hAnsi="Times New Roman" w:cs="Times New Roman"/>
        </w:rPr>
        <w:t>where</w:t>
      </w:r>
      <w:proofErr w:type="gramEnd"/>
      <w:r>
        <w:rPr>
          <w:rFonts w:ascii="Times New Roman" w:eastAsia="Times New Roman" w:hAnsi="Times New Roman" w:cs="Times New Roman"/>
        </w:rPr>
        <w:t xml:space="preserve">, </w:t>
      </w:r>
    </w:p>
    <w:p w14:paraId="18D8DC3F" w14:textId="77777777" w:rsidR="00644CCE"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F45B81" wp14:editId="6D672BDE">
            <wp:extent cx="1566863" cy="369543"/>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566863" cy="369543"/>
                    </a:xfrm>
                    <a:prstGeom prst="rect">
                      <a:avLst/>
                    </a:prstGeom>
                    <a:ln/>
                  </pic:spPr>
                </pic:pic>
              </a:graphicData>
            </a:graphic>
          </wp:inline>
        </w:drawing>
      </w:r>
      <w:r>
        <w:rPr>
          <w:rFonts w:ascii="Times New Roman" w:eastAsia="Times New Roman" w:hAnsi="Times New Roman" w:cs="Times New Roman"/>
        </w:rPr>
        <w:t xml:space="preserve"> is the squared error term for the </w:t>
      </w:r>
      <w:proofErr w:type="spellStart"/>
      <w:r>
        <w:rPr>
          <w:rFonts w:ascii="Times New Roman" w:eastAsia="Times New Roman" w:hAnsi="Times New Roman" w:cs="Times New Roman"/>
        </w:rPr>
        <w:t>ith</w:t>
      </w:r>
      <w:proofErr w:type="spellEnd"/>
      <w:r>
        <w:rPr>
          <w:rFonts w:ascii="Times New Roman" w:eastAsia="Times New Roman" w:hAnsi="Times New Roman" w:cs="Times New Roman"/>
        </w:rPr>
        <w:t xml:space="preserve"> training sample.</w:t>
      </w:r>
    </w:p>
    <w:p w14:paraId="52862C63" w14:textId="77777777" w:rsidR="00644CCE"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A0AD2D8" wp14:editId="7C477139">
            <wp:extent cx="319088" cy="272392"/>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319088" cy="272392"/>
                    </a:xfrm>
                    <a:prstGeom prst="rect">
                      <a:avLst/>
                    </a:prstGeom>
                    <a:ln/>
                  </pic:spPr>
                </pic:pic>
              </a:graphicData>
            </a:graphic>
          </wp:inline>
        </w:drawing>
      </w:r>
      <w:r>
        <w:rPr>
          <w:rFonts w:ascii="Times New Roman" w:eastAsia="Times New Roman" w:hAnsi="Times New Roman" w:cs="Times New Roman"/>
        </w:rPr>
        <w:t xml:space="preserve"> is the regularization parameter that controls the amount of L1 regularization (non-negative)</w:t>
      </w:r>
    </w:p>
    <w:p w14:paraId="0061A118" w14:textId="77777777" w:rsidR="00644CCE" w:rsidRDefault="00644CCE">
      <w:pPr>
        <w:pBdr>
          <w:top w:val="nil"/>
          <w:left w:val="nil"/>
          <w:bottom w:val="nil"/>
          <w:right w:val="nil"/>
          <w:between w:val="nil"/>
        </w:pBdr>
        <w:rPr>
          <w:rFonts w:ascii="Times New Roman" w:eastAsia="Times New Roman" w:hAnsi="Times New Roman" w:cs="Times New Roman"/>
        </w:rPr>
      </w:pPr>
    </w:p>
    <w:p w14:paraId="3C6DC200" w14:textId="2FC0C395" w:rsidR="00644CCE"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CF7FDB" wp14:editId="4268E0FB">
            <wp:extent cx="368505" cy="26409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368505" cy="264096"/>
                    </a:xfrm>
                    <a:prstGeom prst="rect">
                      <a:avLst/>
                    </a:prstGeom>
                    <a:ln/>
                  </pic:spPr>
                </pic:pic>
              </a:graphicData>
            </a:graphic>
          </wp:inline>
        </w:drawing>
      </w:r>
      <w:r>
        <w:rPr>
          <w:rFonts w:ascii="Times New Roman" w:eastAsia="Times New Roman" w:hAnsi="Times New Roman" w:cs="Times New Roman"/>
        </w:rPr>
        <w:t xml:space="preserve"> is the L1 norm of the weight </w:t>
      </w:r>
      <w:r w:rsidR="006C2A4B">
        <w:rPr>
          <w:rFonts w:ascii="Times New Roman" w:eastAsia="Times New Roman" w:hAnsi="Times New Roman" w:cs="Times New Roman"/>
        </w:rPr>
        <w:t xml:space="preserve">or theta </w:t>
      </w:r>
      <w:r>
        <w:rPr>
          <w:rFonts w:ascii="Times New Roman" w:eastAsia="Times New Roman" w:hAnsi="Times New Roman" w:cs="Times New Roman"/>
        </w:rPr>
        <w:t>vector w.</w:t>
      </w:r>
    </w:p>
    <w:p w14:paraId="59B86140" w14:textId="77777777" w:rsidR="00644CCE" w:rsidRDefault="00644CCE">
      <w:pPr>
        <w:pBdr>
          <w:top w:val="nil"/>
          <w:left w:val="nil"/>
          <w:bottom w:val="nil"/>
          <w:right w:val="nil"/>
          <w:between w:val="nil"/>
        </w:pBdr>
        <w:rPr>
          <w:rFonts w:ascii="Times New Roman" w:eastAsia="Times New Roman" w:hAnsi="Times New Roman" w:cs="Times New Roman"/>
          <w:b/>
        </w:rPr>
      </w:pPr>
    </w:p>
    <w:p w14:paraId="1177C804" w14:textId="77777777" w:rsidR="00644CCE" w:rsidRDefault="0000000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C8BD0A7" wp14:editId="2AD07DD9">
            <wp:extent cx="4557157" cy="17462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4557157" cy="1746200"/>
                    </a:xfrm>
                    <a:prstGeom prst="rect">
                      <a:avLst/>
                    </a:prstGeom>
                    <a:ln/>
                  </pic:spPr>
                </pic:pic>
              </a:graphicData>
            </a:graphic>
          </wp:inline>
        </w:drawing>
      </w:r>
    </w:p>
    <w:p w14:paraId="3B410D48" w14:textId="77777777" w:rsidR="00644CCE" w:rsidRDefault="00000000">
      <w:pPr>
        <w:jc w:val="center"/>
        <w:rPr>
          <w:rFonts w:ascii="Times New Roman" w:eastAsia="Times New Roman" w:hAnsi="Times New Roman" w:cs="Times New Roman"/>
        </w:rPr>
      </w:pPr>
      <w:r>
        <w:rPr>
          <w:rFonts w:ascii="Times New Roman" w:eastAsia="Times New Roman" w:hAnsi="Times New Roman" w:cs="Times New Roman"/>
        </w:rPr>
        <w:t>Lasso regression results before PCA</w:t>
      </w:r>
    </w:p>
    <w:p w14:paraId="49A7561A" w14:textId="77777777" w:rsidR="00644CCE" w:rsidRDefault="00644CCE">
      <w:pPr>
        <w:pBdr>
          <w:top w:val="nil"/>
          <w:left w:val="nil"/>
          <w:bottom w:val="nil"/>
          <w:right w:val="nil"/>
          <w:between w:val="nil"/>
        </w:pBdr>
        <w:jc w:val="center"/>
        <w:rPr>
          <w:rFonts w:ascii="Times New Roman" w:eastAsia="Times New Roman" w:hAnsi="Times New Roman" w:cs="Times New Roman"/>
          <w:b/>
        </w:rPr>
      </w:pPr>
    </w:p>
    <w:p w14:paraId="339F0035" w14:textId="77777777" w:rsidR="00644CCE" w:rsidRDefault="0000000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78A5E2" wp14:editId="7E807D7B">
            <wp:extent cx="4583610" cy="166754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4583610" cy="1667545"/>
                    </a:xfrm>
                    <a:prstGeom prst="rect">
                      <a:avLst/>
                    </a:prstGeom>
                    <a:ln/>
                  </pic:spPr>
                </pic:pic>
              </a:graphicData>
            </a:graphic>
          </wp:inline>
        </w:drawing>
      </w:r>
    </w:p>
    <w:p w14:paraId="75D7C625" w14:textId="77777777" w:rsidR="00644CCE" w:rsidRDefault="00000000">
      <w:pPr>
        <w:jc w:val="center"/>
        <w:rPr>
          <w:rFonts w:ascii="Times New Roman" w:eastAsia="Times New Roman" w:hAnsi="Times New Roman" w:cs="Times New Roman"/>
        </w:rPr>
      </w:pPr>
      <w:r>
        <w:rPr>
          <w:rFonts w:ascii="Times New Roman" w:eastAsia="Times New Roman" w:hAnsi="Times New Roman" w:cs="Times New Roman"/>
        </w:rPr>
        <w:t>Lasso regression results after PCA</w:t>
      </w:r>
    </w:p>
    <w:p w14:paraId="71D971EC" w14:textId="77777777" w:rsidR="00644CCE" w:rsidRDefault="00000000">
      <w:pPr>
        <w:pStyle w:val="Heading3"/>
      </w:pPr>
      <w:bookmarkStart w:id="43" w:name="_vyqr5a3643az" w:colFirst="0" w:colLast="0"/>
      <w:bookmarkEnd w:id="43"/>
      <w:r>
        <w:t>NEURAL NETWORK</w:t>
      </w:r>
    </w:p>
    <w:p w14:paraId="3DF46DEF" w14:textId="77777777" w:rsidR="00644CCE" w:rsidRDefault="00644CCE"/>
    <w:p w14:paraId="652A45C2" w14:textId="77777777" w:rsidR="00644CCE" w:rsidRDefault="00000000">
      <w:pPr>
        <w:ind w:left="720"/>
      </w:pPr>
      <w:r>
        <w:rPr>
          <w:noProof/>
        </w:rPr>
        <w:drawing>
          <wp:inline distT="114300" distB="114300" distL="114300" distR="114300" wp14:anchorId="225AC23C" wp14:editId="0EDA36AA">
            <wp:extent cx="5523793" cy="3248769"/>
            <wp:effectExtent l="0" t="0" r="0" b="0"/>
            <wp:docPr id="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5523793" cy="3248769"/>
                    </a:xfrm>
                    <a:prstGeom prst="rect">
                      <a:avLst/>
                    </a:prstGeom>
                    <a:ln/>
                  </pic:spPr>
                </pic:pic>
              </a:graphicData>
            </a:graphic>
          </wp:inline>
        </w:drawing>
      </w:r>
    </w:p>
    <w:p w14:paraId="21C31ED0" w14:textId="77777777" w:rsidR="00644CCE" w:rsidRDefault="00644CCE">
      <w:pPr>
        <w:rPr>
          <w:rFonts w:ascii="Times New Roman" w:eastAsia="Times New Roman" w:hAnsi="Times New Roman" w:cs="Times New Roman"/>
          <w:b/>
          <w:color w:val="222222"/>
        </w:rPr>
      </w:pPr>
    </w:p>
    <w:p w14:paraId="5581C44A" w14:textId="77777777" w:rsidR="00644CCE" w:rsidRDefault="00000000">
      <w:pPr>
        <w:rPr>
          <w:rFonts w:ascii="Times New Roman" w:eastAsia="Times New Roman" w:hAnsi="Times New Roman" w:cs="Times New Roman"/>
          <w:b/>
          <w:color w:val="222222"/>
        </w:rPr>
      </w:pPr>
      <w:r>
        <w:rPr>
          <w:rFonts w:ascii="Times New Roman" w:eastAsia="Times New Roman" w:hAnsi="Times New Roman" w:cs="Times New Roman"/>
          <w:b/>
          <w:noProof/>
          <w:color w:val="222222"/>
        </w:rPr>
        <w:lastRenderedPageBreak/>
        <w:drawing>
          <wp:inline distT="0" distB="0" distL="0" distR="0" wp14:anchorId="646FDA71" wp14:editId="321C1437">
            <wp:extent cx="5943600" cy="2260600"/>
            <wp:effectExtent l="0" t="0" r="0" b="0"/>
            <wp:docPr id="48"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49"/>
                    <a:srcRect/>
                    <a:stretch>
                      <a:fillRect/>
                    </a:stretch>
                  </pic:blipFill>
                  <pic:spPr>
                    <a:xfrm>
                      <a:off x="0" y="0"/>
                      <a:ext cx="5943600" cy="2260600"/>
                    </a:xfrm>
                    <a:prstGeom prst="rect">
                      <a:avLst/>
                    </a:prstGeom>
                    <a:ln/>
                  </pic:spPr>
                </pic:pic>
              </a:graphicData>
            </a:graphic>
          </wp:inline>
        </w:drawing>
      </w:r>
    </w:p>
    <w:p w14:paraId="6E542398" w14:textId="77777777" w:rsidR="00644CCE" w:rsidRDefault="00644CCE">
      <w:pPr>
        <w:rPr>
          <w:rFonts w:ascii="Times New Roman" w:eastAsia="Times New Roman" w:hAnsi="Times New Roman" w:cs="Times New Roman"/>
          <w:b/>
          <w:color w:val="222222"/>
        </w:rPr>
      </w:pPr>
    </w:p>
    <w:p w14:paraId="2CE680D2" w14:textId="77777777" w:rsidR="00644CCE" w:rsidRDefault="00644CCE">
      <w:pPr>
        <w:rPr>
          <w:rFonts w:ascii="Times New Roman" w:eastAsia="Times New Roman" w:hAnsi="Times New Roman" w:cs="Times New Roman"/>
          <w:b/>
          <w:color w:val="222222"/>
        </w:rPr>
      </w:pPr>
    </w:p>
    <w:p w14:paraId="21E8C2D8" w14:textId="2933B6E9" w:rsidR="00644CC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The first layer</w:t>
      </w:r>
      <w:r w:rsidR="00FE2CE6">
        <w:rPr>
          <w:rFonts w:ascii="Times New Roman" w:eastAsia="Times New Roman" w:hAnsi="Times New Roman" w:cs="Times New Roman"/>
        </w:rPr>
        <w:t xml:space="preserve"> of th</w:t>
      </w:r>
      <w:r w:rsidR="003510C2">
        <w:rPr>
          <w:rFonts w:ascii="Times New Roman" w:eastAsia="Times New Roman" w:hAnsi="Times New Roman" w:cs="Times New Roman"/>
        </w:rPr>
        <w:t>is</w:t>
      </w:r>
      <w:r w:rsidR="00FE2CE6">
        <w:rPr>
          <w:rFonts w:ascii="Times New Roman" w:eastAsia="Times New Roman" w:hAnsi="Times New Roman" w:cs="Times New Roman"/>
        </w:rPr>
        <w:t xml:space="preserve"> neural net</w:t>
      </w:r>
      <w:r w:rsidR="003510C2">
        <w:rPr>
          <w:rFonts w:ascii="Times New Roman" w:eastAsia="Times New Roman" w:hAnsi="Times New Roman" w:cs="Times New Roman"/>
        </w:rPr>
        <w:t>s</w:t>
      </w:r>
      <w:r>
        <w:rPr>
          <w:rFonts w:ascii="Times New Roman" w:eastAsia="Times New Roman" w:hAnsi="Times New Roman" w:cs="Times New Roman"/>
        </w:rPr>
        <w:t xml:space="preserve"> is a dense layer with </w:t>
      </w:r>
      <w:r w:rsidR="009B1509">
        <w:rPr>
          <w:rFonts w:ascii="Times New Roman" w:eastAsia="Times New Roman" w:hAnsi="Times New Roman" w:cs="Times New Roman"/>
        </w:rPr>
        <w:t xml:space="preserve">an </w:t>
      </w:r>
      <w:r>
        <w:rPr>
          <w:rFonts w:ascii="Times New Roman" w:eastAsia="Times New Roman" w:hAnsi="Times New Roman" w:cs="Times New Roman"/>
        </w:rPr>
        <w:t xml:space="preserve">activation function of </w:t>
      </w:r>
      <w:r w:rsidR="008A382B">
        <w:rPr>
          <w:rFonts w:ascii="Times New Roman" w:eastAsia="Times New Roman" w:hAnsi="Times New Roman" w:cs="Times New Roman"/>
        </w:rPr>
        <w:t>'</w:t>
      </w:r>
      <w:proofErr w:type="spellStart"/>
      <w:r w:rsidR="009B1509">
        <w:rPr>
          <w:rFonts w:ascii="Times New Roman" w:eastAsia="Times New Roman" w:hAnsi="Times New Roman" w:cs="Times New Roman"/>
        </w:rPr>
        <w:t>R</w:t>
      </w:r>
      <w:r>
        <w:rPr>
          <w:rFonts w:ascii="Times New Roman" w:eastAsia="Times New Roman" w:hAnsi="Times New Roman" w:cs="Times New Roman"/>
        </w:rPr>
        <w:t>e</w:t>
      </w:r>
      <w:r w:rsidR="009B1509">
        <w:rPr>
          <w:rFonts w:ascii="Times New Roman" w:eastAsia="Times New Roman" w:hAnsi="Times New Roman" w:cs="Times New Roman"/>
        </w:rPr>
        <w:t>L</w:t>
      </w:r>
      <w:r>
        <w:rPr>
          <w:rFonts w:ascii="Times New Roman" w:eastAsia="Times New Roman" w:hAnsi="Times New Roman" w:cs="Times New Roman"/>
        </w:rPr>
        <w:t>u</w:t>
      </w:r>
      <w:proofErr w:type="spellEnd"/>
      <w:r w:rsidR="008A382B">
        <w:rPr>
          <w:rFonts w:ascii="Times New Roman" w:eastAsia="Times New Roman" w:hAnsi="Times New Roman" w:cs="Times New Roman"/>
        </w:rPr>
        <w:t>'</w:t>
      </w:r>
      <w:r>
        <w:rPr>
          <w:rFonts w:ascii="Times New Roman" w:eastAsia="Times New Roman" w:hAnsi="Times New Roman" w:cs="Times New Roman"/>
        </w:rPr>
        <w:t xml:space="preserve"> with 64 neurons, with input shape = 25.</w:t>
      </w:r>
    </w:p>
    <w:p w14:paraId="7987A80A" w14:textId="77777777" w:rsidR="00644CCE" w:rsidRDefault="00644CCE">
      <w:pPr>
        <w:spacing w:line="276" w:lineRule="auto"/>
        <w:jc w:val="both"/>
        <w:rPr>
          <w:rFonts w:ascii="Times New Roman" w:eastAsia="Times New Roman" w:hAnsi="Times New Roman" w:cs="Times New Roman"/>
        </w:rPr>
      </w:pPr>
    </w:p>
    <w:p w14:paraId="64468416" w14:textId="77777777" w:rsidR="00644CC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The second layer is a dropout layer with a dropout rate of 0.2 that randomly drops out a fraction of neurons which helps to prevent overfitting.</w:t>
      </w:r>
    </w:p>
    <w:p w14:paraId="004634F6" w14:textId="77777777" w:rsidR="00644CCE" w:rsidRDefault="00644CCE">
      <w:pPr>
        <w:spacing w:line="276" w:lineRule="auto"/>
        <w:jc w:val="both"/>
        <w:rPr>
          <w:rFonts w:ascii="Times New Roman" w:eastAsia="Times New Roman" w:hAnsi="Times New Roman" w:cs="Times New Roman"/>
        </w:rPr>
      </w:pPr>
    </w:p>
    <w:p w14:paraId="206A633D" w14:textId="26A0E885" w:rsidR="00644CC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third layer is a dense layer with </w:t>
      </w:r>
      <w:r w:rsidR="009B1509">
        <w:rPr>
          <w:rFonts w:ascii="Times New Roman" w:eastAsia="Times New Roman" w:hAnsi="Times New Roman" w:cs="Times New Roman"/>
        </w:rPr>
        <w:t xml:space="preserve">an </w:t>
      </w:r>
      <w:r>
        <w:rPr>
          <w:rFonts w:ascii="Times New Roman" w:eastAsia="Times New Roman" w:hAnsi="Times New Roman" w:cs="Times New Roman"/>
        </w:rPr>
        <w:t xml:space="preserve">activation function of </w:t>
      </w:r>
      <w:r w:rsidR="008A382B">
        <w:rPr>
          <w:rFonts w:ascii="Times New Roman" w:eastAsia="Times New Roman" w:hAnsi="Times New Roman" w:cs="Times New Roman"/>
        </w:rPr>
        <w:t>'</w:t>
      </w:r>
      <w:proofErr w:type="spellStart"/>
      <w:r>
        <w:rPr>
          <w:rFonts w:ascii="Times New Roman" w:eastAsia="Times New Roman" w:hAnsi="Times New Roman" w:cs="Times New Roman"/>
        </w:rPr>
        <w:t>relu</w:t>
      </w:r>
      <w:proofErr w:type="spellEnd"/>
      <w:r w:rsidR="008A382B">
        <w:rPr>
          <w:rFonts w:ascii="Times New Roman" w:eastAsia="Times New Roman" w:hAnsi="Times New Roman" w:cs="Times New Roman"/>
        </w:rPr>
        <w:t>'</w:t>
      </w:r>
      <w:r>
        <w:rPr>
          <w:rFonts w:ascii="Times New Roman" w:eastAsia="Times New Roman" w:hAnsi="Times New Roman" w:cs="Times New Roman"/>
        </w:rPr>
        <w:t xml:space="preserve"> with 32 neurons.</w:t>
      </w:r>
    </w:p>
    <w:p w14:paraId="2C6DD289" w14:textId="77777777" w:rsidR="00644CCE" w:rsidRDefault="00644CCE">
      <w:pPr>
        <w:spacing w:line="276" w:lineRule="auto"/>
        <w:jc w:val="both"/>
        <w:rPr>
          <w:rFonts w:ascii="Times New Roman" w:eastAsia="Times New Roman" w:hAnsi="Times New Roman" w:cs="Times New Roman"/>
        </w:rPr>
      </w:pPr>
    </w:p>
    <w:p w14:paraId="0C329C8D" w14:textId="2AFF841A" w:rsidR="00644CC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fourth layer is a dense layer with </w:t>
      </w:r>
      <w:r w:rsidR="009B1509">
        <w:rPr>
          <w:rFonts w:ascii="Times New Roman" w:eastAsia="Times New Roman" w:hAnsi="Times New Roman" w:cs="Times New Roman"/>
        </w:rPr>
        <w:t xml:space="preserve">an </w:t>
      </w:r>
      <w:r>
        <w:rPr>
          <w:rFonts w:ascii="Times New Roman" w:eastAsia="Times New Roman" w:hAnsi="Times New Roman" w:cs="Times New Roman"/>
        </w:rPr>
        <w:t>activation function</w:t>
      </w:r>
      <w:r w:rsidR="009B1509">
        <w:rPr>
          <w:rFonts w:ascii="Times New Roman" w:eastAsia="Times New Roman" w:hAnsi="Times New Roman" w:cs="Times New Roman"/>
        </w:rPr>
        <w:t xml:space="preserve"> of</w:t>
      </w:r>
      <w:r w:rsidR="008A382B">
        <w:rPr>
          <w:rFonts w:ascii="Times New Roman" w:eastAsia="Times New Roman" w:hAnsi="Times New Roman" w:cs="Times New Roman"/>
        </w:rPr>
        <w:t xml:space="preserve"> </w:t>
      </w:r>
      <w:r w:rsidR="009B1509">
        <w:rPr>
          <w:rFonts w:ascii="Times New Roman" w:eastAsia="Times New Roman" w:hAnsi="Times New Roman" w:cs="Times New Roman"/>
        </w:rPr>
        <w:t>'</w:t>
      </w:r>
      <w:r>
        <w:rPr>
          <w:rFonts w:ascii="Times New Roman" w:eastAsia="Times New Roman" w:hAnsi="Times New Roman" w:cs="Times New Roman"/>
        </w:rPr>
        <w:t>linear</w:t>
      </w:r>
      <w:r w:rsidR="009B1509">
        <w:rPr>
          <w:rFonts w:ascii="Times New Roman" w:eastAsia="Times New Roman" w:hAnsi="Times New Roman" w:cs="Times New Roman"/>
        </w:rPr>
        <w:t>.'</w:t>
      </w:r>
      <w:r>
        <w:rPr>
          <w:rFonts w:ascii="Times New Roman" w:eastAsia="Times New Roman" w:hAnsi="Times New Roman" w:cs="Times New Roman"/>
        </w:rPr>
        <w:t xml:space="preserve"> </w:t>
      </w:r>
    </w:p>
    <w:p w14:paraId="0CAC8B57" w14:textId="77777777" w:rsidR="00644CCE" w:rsidRDefault="00644CCE">
      <w:pPr>
        <w:rPr>
          <w:rFonts w:ascii="Times New Roman" w:eastAsia="Times New Roman" w:hAnsi="Times New Roman" w:cs="Times New Roman"/>
        </w:rPr>
      </w:pPr>
    </w:p>
    <w:p w14:paraId="526A5256" w14:textId="77777777" w:rsidR="00644CCE" w:rsidRDefault="00000000">
      <w:pPr>
        <w:rPr>
          <w:rFonts w:ascii="Times New Roman" w:eastAsia="Times New Roman" w:hAnsi="Times New Roman" w:cs="Times New Roman"/>
        </w:rPr>
      </w:pPr>
      <w:r>
        <w:rPr>
          <w:rFonts w:ascii="Times New Roman" w:eastAsia="Times New Roman" w:hAnsi="Times New Roman" w:cs="Times New Roman"/>
        </w:rPr>
        <w:t>Neural networks have below components:</w:t>
      </w:r>
    </w:p>
    <w:p w14:paraId="53E57CE4" w14:textId="77777777" w:rsidR="00644CCE" w:rsidRDefault="00644CCE">
      <w:pPr>
        <w:rPr>
          <w:rFonts w:ascii="Times New Roman" w:eastAsia="Times New Roman" w:hAnsi="Times New Roman" w:cs="Times New Roman"/>
        </w:rPr>
      </w:pPr>
    </w:p>
    <w:p w14:paraId="25F513E4" w14:textId="77777777" w:rsidR="00644CCE" w:rsidRDefault="00000000">
      <w:pPr>
        <w:pStyle w:val="Heading4"/>
      </w:pPr>
      <w:bookmarkStart w:id="44" w:name="_cs7q1zlk3asx" w:colFirst="0" w:colLast="0"/>
      <w:bookmarkEnd w:id="44"/>
      <w:proofErr w:type="spellStart"/>
      <w:r>
        <w:t>ReLu</w:t>
      </w:r>
      <w:proofErr w:type="spellEnd"/>
      <w:r>
        <w:t xml:space="preserve"> Activation Function</w:t>
      </w:r>
    </w:p>
    <w:p w14:paraId="4608DC3B" w14:textId="77777777" w:rsidR="00644CCE" w:rsidRDefault="00644CCE">
      <w:pPr>
        <w:pBdr>
          <w:top w:val="nil"/>
          <w:left w:val="nil"/>
          <w:bottom w:val="nil"/>
          <w:right w:val="nil"/>
          <w:between w:val="nil"/>
        </w:pBdr>
        <w:rPr>
          <w:rFonts w:ascii="Times New Roman" w:eastAsia="Times New Roman" w:hAnsi="Times New Roman" w:cs="Times New Roman"/>
        </w:rPr>
      </w:pPr>
    </w:p>
    <w:p w14:paraId="5CF5AB6F" w14:textId="77777777" w:rsidR="00644CCE" w:rsidRDefault="00000000">
      <w:pPr>
        <w:pBdr>
          <w:top w:val="nil"/>
          <w:left w:val="nil"/>
          <w:bottom w:val="nil"/>
          <w:right w:val="nil"/>
          <w:between w:val="nil"/>
        </w:pBd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ReLu</w:t>
      </w:r>
      <w:proofErr w:type="spellEnd"/>
      <w:r>
        <w:rPr>
          <w:rFonts w:ascii="Times New Roman" w:eastAsia="Times New Roman" w:hAnsi="Times New Roman" w:cs="Times New Roman"/>
          <w:color w:val="000000"/>
        </w:rPr>
        <w:t xml:space="preserve"> is the most used activation function in machine learning models.</w:t>
      </w:r>
    </w:p>
    <w:p w14:paraId="57BE9FA8" w14:textId="77777777" w:rsidR="00644CCE" w:rsidRDefault="00644CCE">
      <w:pPr>
        <w:pBdr>
          <w:top w:val="nil"/>
          <w:left w:val="nil"/>
          <w:bottom w:val="nil"/>
          <w:right w:val="nil"/>
          <w:between w:val="nil"/>
        </w:pBdr>
        <w:ind w:left="720"/>
        <w:rPr>
          <w:rFonts w:ascii="Times New Roman" w:eastAsia="Times New Roman" w:hAnsi="Times New Roman" w:cs="Times New Roman"/>
          <w:color w:val="000000"/>
        </w:rPr>
      </w:pPr>
    </w:p>
    <w:p w14:paraId="46FFE42C" w14:textId="3F8EFBFB" w:rsidR="00644CCE" w:rsidRDefault="009710AC">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below function defines it:</w:t>
      </w:r>
    </w:p>
    <w:p w14:paraId="61E1344A" w14:textId="77777777" w:rsidR="00644CCE" w:rsidRDefault="00644CCE">
      <w:pPr>
        <w:pBdr>
          <w:top w:val="nil"/>
          <w:left w:val="nil"/>
          <w:bottom w:val="nil"/>
          <w:right w:val="nil"/>
          <w:between w:val="nil"/>
        </w:pBdr>
        <w:rPr>
          <w:rFonts w:ascii="Times New Roman" w:eastAsia="Times New Roman" w:hAnsi="Times New Roman" w:cs="Times New Roman"/>
        </w:rPr>
      </w:pPr>
    </w:p>
    <w:p w14:paraId="179FDF97" w14:textId="77777777" w:rsidR="00644CCE" w:rsidRDefault="00000000">
      <w:pPr>
        <w:pBdr>
          <w:top w:val="nil"/>
          <w:left w:val="nil"/>
          <w:bottom w:val="nil"/>
          <w:right w:val="nil"/>
          <w:between w:val="nil"/>
        </w:pBdr>
        <w:ind w:left="720"/>
        <w:jc w:val="center"/>
        <w:rPr>
          <w:rFonts w:ascii="Times New Roman" w:eastAsia="Times New Roman" w:hAnsi="Times New Roman" w:cs="Times New Roman"/>
          <w:b/>
          <w:color w:val="222222"/>
        </w:rPr>
      </w:pPr>
      <w:r>
        <w:rPr>
          <w:rFonts w:ascii="Times New Roman" w:eastAsia="Times New Roman" w:hAnsi="Times New Roman" w:cs="Times New Roman"/>
          <w:b/>
          <w:noProof/>
          <w:color w:val="222222"/>
        </w:rPr>
        <w:drawing>
          <wp:inline distT="0" distB="0" distL="0" distR="0" wp14:anchorId="7A4062C9" wp14:editId="131AACF0">
            <wp:extent cx="3987464" cy="449427"/>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3987464" cy="449427"/>
                    </a:xfrm>
                    <a:prstGeom prst="rect">
                      <a:avLst/>
                    </a:prstGeom>
                    <a:ln/>
                  </pic:spPr>
                </pic:pic>
              </a:graphicData>
            </a:graphic>
          </wp:inline>
        </w:drawing>
      </w:r>
    </w:p>
    <w:p w14:paraId="6B515C20" w14:textId="77777777" w:rsidR="00644CCE" w:rsidRDefault="00644CCE">
      <w:pPr>
        <w:pBdr>
          <w:top w:val="nil"/>
          <w:left w:val="nil"/>
          <w:bottom w:val="nil"/>
          <w:right w:val="nil"/>
          <w:between w:val="nil"/>
        </w:pBdr>
        <w:rPr>
          <w:rFonts w:ascii="Times New Roman" w:eastAsia="Times New Roman" w:hAnsi="Times New Roman" w:cs="Times New Roman"/>
        </w:rPr>
      </w:pPr>
    </w:p>
    <w:p w14:paraId="2B482147" w14:textId="4B837844" w:rsidR="00644CCE"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derivative of </w:t>
      </w:r>
      <w:r w:rsidR="009B1509">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color w:val="000000"/>
        </w:rPr>
        <w:t>ReLu</w:t>
      </w:r>
      <w:proofErr w:type="spellEnd"/>
      <w:r>
        <w:rPr>
          <w:rFonts w:ascii="Times New Roman" w:eastAsia="Times New Roman" w:hAnsi="Times New Roman" w:cs="Times New Roman"/>
          <w:color w:val="000000"/>
        </w:rPr>
        <w:t xml:space="preserve"> function:</w:t>
      </w:r>
    </w:p>
    <w:p w14:paraId="093158C5" w14:textId="77777777" w:rsidR="00644CCE" w:rsidRDefault="00000000">
      <w:pPr>
        <w:pBdr>
          <w:top w:val="nil"/>
          <w:left w:val="nil"/>
          <w:bottom w:val="nil"/>
          <w:right w:val="nil"/>
          <w:between w:val="nil"/>
        </w:pBdr>
        <w:ind w:left="720"/>
        <w:jc w:val="center"/>
        <w:rPr>
          <w:rFonts w:ascii="Times New Roman" w:eastAsia="Times New Roman" w:hAnsi="Times New Roman" w:cs="Times New Roman"/>
          <w:b/>
          <w:color w:val="222222"/>
        </w:rPr>
      </w:pPr>
      <w:r>
        <w:rPr>
          <w:rFonts w:ascii="Times New Roman" w:eastAsia="Times New Roman" w:hAnsi="Times New Roman" w:cs="Times New Roman"/>
          <w:b/>
          <w:noProof/>
          <w:color w:val="222222"/>
        </w:rPr>
        <w:drawing>
          <wp:inline distT="0" distB="0" distL="0" distR="0" wp14:anchorId="016926AB" wp14:editId="39FD196E">
            <wp:extent cx="2142680" cy="598902"/>
            <wp:effectExtent l="0" t="0" r="0" b="0"/>
            <wp:docPr id="50" name="image4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text&#10;&#10;Description automatically generated"/>
                    <pic:cNvPicPr preferRelativeResize="0"/>
                  </pic:nvPicPr>
                  <pic:blipFill>
                    <a:blip r:embed="rId51"/>
                    <a:srcRect/>
                    <a:stretch>
                      <a:fillRect/>
                    </a:stretch>
                  </pic:blipFill>
                  <pic:spPr>
                    <a:xfrm>
                      <a:off x="0" y="0"/>
                      <a:ext cx="2142680" cy="598902"/>
                    </a:xfrm>
                    <a:prstGeom prst="rect">
                      <a:avLst/>
                    </a:prstGeom>
                    <a:ln/>
                  </pic:spPr>
                </pic:pic>
              </a:graphicData>
            </a:graphic>
          </wp:inline>
        </w:drawing>
      </w:r>
    </w:p>
    <w:p w14:paraId="452724FB" w14:textId="77777777" w:rsidR="00644CCE" w:rsidRDefault="00000000">
      <w:pPr>
        <w:pBdr>
          <w:top w:val="nil"/>
          <w:left w:val="nil"/>
          <w:bottom w:val="nil"/>
          <w:right w:val="nil"/>
          <w:between w:val="nil"/>
        </w:pBdr>
        <w:ind w:left="720"/>
        <w:jc w:val="center"/>
        <w:rPr>
          <w:rFonts w:ascii="Times New Roman" w:eastAsia="Times New Roman" w:hAnsi="Times New Roman" w:cs="Times New Roman"/>
          <w:b/>
          <w:color w:val="222222"/>
        </w:rPr>
      </w:pPr>
      <w:r>
        <w:rPr>
          <w:rFonts w:ascii="Times New Roman" w:eastAsia="Times New Roman" w:hAnsi="Times New Roman" w:cs="Times New Roman"/>
          <w:b/>
          <w:noProof/>
          <w:color w:val="222222"/>
        </w:rPr>
        <w:lastRenderedPageBreak/>
        <w:drawing>
          <wp:inline distT="0" distB="0" distL="0" distR="0" wp14:anchorId="3DC56A5A" wp14:editId="598DD862">
            <wp:extent cx="4636797" cy="2105879"/>
            <wp:effectExtent l="0" t="0" r="0" b="0"/>
            <wp:docPr id="52" name="image4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Chart, line chart&#10;&#10;Description automatically generated"/>
                    <pic:cNvPicPr preferRelativeResize="0"/>
                  </pic:nvPicPr>
                  <pic:blipFill>
                    <a:blip r:embed="rId52"/>
                    <a:srcRect/>
                    <a:stretch>
                      <a:fillRect/>
                    </a:stretch>
                  </pic:blipFill>
                  <pic:spPr>
                    <a:xfrm>
                      <a:off x="0" y="0"/>
                      <a:ext cx="4636797" cy="2105879"/>
                    </a:xfrm>
                    <a:prstGeom prst="rect">
                      <a:avLst/>
                    </a:prstGeom>
                    <a:ln/>
                  </pic:spPr>
                </pic:pic>
              </a:graphicData>
            </a:graphic>
          </wp:inline>
        </w:drawing>
      </w:r>
    </w:p>
    <w:p w14:paraId="09C2797E" w14:textId="77777777" w:rsidR="00644CCE" w:rsidRDefault="00644CCE">
      <w:pPr>
        <w:pBdr>
          <w:top w:val="nil"/>
          <w:left w:val="nil"/>
          <w:bottom w:val="nil"/>
          <w:right w:val="nil"/>
          <w:between w:val="nil"/>
        </w:pBdr>
        <w:ind w:left="720"/>
        <w:jc w:val="center"/>
        <w:rPr>
          <w:rFonts w:ascii="Times New Roman" w:eastAsia="Times New Roman" w:hAnsi="Times New Roman" w:cs="Times New Roman"/>
          <w:b/>
          <w:color w:val="222222"/>
        </w:rPr>
      </w:pPr>
    </w:p>
    <w:p w14:paraId="04BB951E" w14:textId="77777777" w:rsidR="00644CCE" w:rsidRDefault="00644CCE">
      <w:pPr>
        <w:pBdr>
          <w:top w:val="nil"/>
          <w:left w:val="nil"/>
          <w:bottom w:val="nil"/>
          <w:right w:val="nil"/>
          <w:between w:val="nil"/>
        </w:pBdr>
        <w:ind w:left="720"/>
        <w:jc w:val="center"/>
        <w:rPr>
          <w:rFonts w:ascii="Times New Roman" w:eastAsia="Times New Roman" w:hAnsi="Times New Roman" w:cs="Times New Roman"/>
          <w:b/>
          <w:color w:val="222222"/>
        </w:rPr>
      </w:pPr>
    </w:p>
    <w:p w14:paraId="2B54582C" w14:textId="77777777" w:rsidR="00644CC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If x is positive, then the output is equal to x. If x is negative, the output is equal to 0.</w:t>
      </w:r>
    </w:p>
    <w:p w14:paraId="5DC75345" w14:textId="77777777" w:rsidR="00644CCE" w:rsidRDefault="00644CCE">
      <w:pPr>
        <w:pBdr>
          <w:top w:val="nil"/>
          <w:left w:val="nil"/>
          <w:bottom w:val="nil"/>
          <w:right w:val="nil"/>
          <w:between w:val="nil"/>
        </w:pBdr>
        <w:ind w:left="720"/>
        <w:jc w:val="center"/>
        <w:rPr>
          <w:rFonts w:ascii="Times New Roman" w:eastAsia="Times New Roman" w:hAnsi="Times New Roman" w:cs="Times New Roman"/>
          <w:b/>
          <w:color w:val="222222"/>
        </w:rPr>
      </w:pPr>
    </w:p>
    <w:p w14:paraId="42D25C40" w14:textId="77777777" w:rsidR="00644CCE" w:rsidRDefault="00000000">
      <w:pPr>
        <w:pStyle w:val="Heading4"/>
      </w:pPr>
      <w:bookmarkStart w:id="45" w:name="_bl6hmb338p68" w:colFirst="0" w:colLast="0"/>
      <w:bookmarkEnd w:id="45"/>
      <w:r>
        <w:t>Linear Activation Function</w:t>
      </w:r>
    </w:p>
    <w:p w14:paraId="1B29E974" w14:textId="77777777" w:rsidR="00644CCE" w:rsidRDefault="00000000">
      <w:pPr>
        <w:pBdr>
          <w:top w:val="nil"/>
          <w:left w:val="nil"/>
          <w:bottom w:val="nil"/>
          <w:right w:val="nil"/>
          <w:between w:val="nil"/>
        </w:pBdr>
        <w:ind w:left="720"/>
        <w:rPr>
          <w:rFonts w:ascii="Times New Roman" w:eastAsia="Times New Roman" w:hAnsi="Times New Roman" w:cs="Times New Roman"/>
          <w:color w:val="222222"/>
        </w:rPr>
      </w:pPr>
      <w:r>
        <w:rPr>
          <w:rFonts w:ascii="Times New Roman" w:eastAsia="Times New Roman" w:hAnsi="Times New Roman" w:cs="Times New Roman"/>
          <w:noProof/>
          <w:color w:val="222222"/>
        </w:rPr>
        <w:drawing>
          <wp:inline distT="0" distB="0" distL="0" distR="0" wp14:anchorId="31B311B4" wp14:editId="3DBAE1A9">
            <wp:extent cx="5218570" cy="2602594"/>
            <wp:effectExtent l="0" t="0" r="0" b="0"/>
            <wp:docPr id="53" name="image4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Chart, line chart&#10;&#10;Description automatically generated"/>
                    <pic:cNvPicPr preferRelativeResize="0"/>
                  </pic:nvPicPr>
                  <pic:blipFill>
                    <a:blip r:embed="rId53"/>
                    <a:srcRect/>
                    <a:stretch>
                      <a:fillRect/>
                    </a:stretch>
                  </pic:blipFill>
                  <pic:spPr>
                    <a:xfrm>
                      <a:off x="0" y="0"/>
                      <a:ext cx="5218570" cy="2602594"/>
                    </a:xfrm>
                    <a:prstGeom prst="rect">
                      <a:avLst/>
                    </a:prstGeom>
                    <a:ln/>
                  </pic:spPr>
                </pic:pic>
              </a:graphicData>
            </a:graphic>
          </wp:inline>
        </w:drawing>
      </w:r>
    </w:p>
    <w:p w14:paraId="31EDD7B1" w14:textId="77777777" w:rsidR="00644CCE" w:rsidRDefault="00000000">
      <w:pPr>
        <w:pBdr>
          <w:top w:val="nil"/>
          <w:left w:val="nil"/>
          <w:bottom w:val="nil"/>
          <w:right w:val="nil"/>
          <w:between w:val="nil"/>
        </w:pBdr>
        <w:ind w:left="720"/>
        <w:rPr>
          <w:rFonts w:ascii="Times New Roman" w:eastAsia="Times New Roman" w:hAnsi="Times New Roman" w:cs="Times New Roman"/>
          <w:color w:val="222222"/>
        </w:rPr>
      </w:pPr>
      <w:r>
        <w:rPr>
          <w:rFonts w:ascii="Times New Roman" w:eastAsia="Times New Roman" w:hAnsi="Times New Roman" w:cs="Times New Roman"/>
          <w:noProof/>
          <w:color w:val="222222"/>
        </w:rPr>
        <w:drawing>
          <wp:inline distT="0" distB="0" distL="0" distR="0" wp14:anchorId="456FDDDF" wp14:editId="6F9F86CE">
            <wp:extent cx="5316244" cy="686681"/>
            <wp:effectExtent l="0" t="0" r="0" b="0"/>
            <wp:docPr id="28" name="image18.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8.png" descr="Text&#10;&#10;Description automatically generated with low confidence"/>
                    <pic:cNvPicPr preferRelativeResize="0"/>
                  </pic:nvPicPr>
                  <pic:blipFill>
                    <a:blip r:embed="rId54"/>
                    <a:srcRect/>
                    <a:stretch>
                      <a:fillRect/>
                    </a:stretch>
                  </pic:blipFill>
                  <pic:spPr>
                    <a:xfrm>
                      <a:off x="0" y="0"/>
                      <a:ext cx="5316244" cy="686681"/>
                    </a:xfrm>
                    <a:prstGeom prst="rect">
                      <a:avLst/>
                    </a:prstGeom>
                    <a:ln/>
                  </pic:spPr>
                </pic:pic>
              </a:graphicData>
            </a:graphic>
          </wp:inline>
        </w:drawing>
      </w:r>
    </w:p>
    <w:p w14:paraId="0C785EE5" w14:textId="77777777" w:rsidR="00644CCE" w:rsidRDefault="00000000">
      <w:p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The most common way to construct a linear function in a neural network is as a dense layer that is completely connected, where each input is multiplied by a weight and then added together with a bias term.</w:t>
      </w:r>
    </w:p>
    <w:p w14:paraId="00DD3683" w14:textId="77777777" w:rsidR="00644CCE" w:rsidRDefault="00000000">
      <w:pPr>
        <w:pStyle w:val="Heading4"/>
        <w:spacing w:line="360" w:lineRule="auto"/>
        <w:jc w:val="both"/>
      </w:pPr>
      <w:bookmarkStart w:id="46" w:name="_kt78062ridm1" w:colFirst="0" w:colLast="0"/>
      <w:bookmarkEnd w:id="46"/>
      <w:r>
        <w:t>Loss Function</w:t>
      </w:r>
    </w:p>
    <w:p w14:paraId="4180DF5C" w14:textId="2FAD2EDD" w:rsidR="00644CCE" w:rsidRDefault="00000000">
      <w:p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Mean Squared Error is  common</w:t>
      </w:r>
      <w:r w:rsidR="00162C61">
        <w:rPr>
          <w:rFonts w:ascii="Times New Roman" w:eastAsia="Times New Roman" w:hAnsi="Times New Roman" w:cs="Times New Roman"/>
          <w:color w:val="222222"/>
        </w:rPr>
        <w:t>ly used as</w:t>
      </w:r>
      <w:r w:rsidR="00C625AD">
        <w:rPr>
          <w:rFonts w:ascii="Times New Roman" w:eastAsia="Times New Roman" w:hAnsi="Times New Roman" w:cs="Times New Roman"/>
          <w:color w:val="222222"/>
        </w:rPr>
        <w:t xml:space="preserve"> a</w:t>
      </w:r>
      <w:r>
        <w:rPr>
          <w:rFonts w:ascii="Times New Roman" w:eastAsia="Times New Roman" w:hAnsi="Times New Roman" w:cs="Times New Roman"/>
          <w:color w:val="222222"/>
        </w:rPr>
        <w:t xml:space="preserve"> loss function used in regression problems. Between the expected and actual values, it calculates the average squared difference.</w:t>
      </w:r>
    </w:p>
    <w:p w14:paraId="0805A6DD" w14:textId="77777777" w:rsidR="00644CCE" w:rsidRDefault="00000000">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56038206" wp14:editId="5F9FFD50">
            <wp:extent cx="2210698" cy="94104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2210698" cy="941040"/>
                    </a:xfrm>
                    <a:prstGeom prst="rect">
                      <a:avLst/>
                    </a:prstGeom>
                    <a:ln/>
                  </pic:spPr>
                </pic:pic>
              </a:graphicData>
            </a:graphic>
          </wp:inline>
        </w:drawing>
      </w:r>
    </w:p>
    <w:p w14:paraId="5BDF3471" w14:textId="77777777" w:rsidR="00644CC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Neural networks result before PCA</w:t>
      </w:r>
    </w:p>
    <w:p w14:paraId="1CEBA9D2" w14:textId="77777777" w:rsidR="00644CCE" w:rsidRDefault="00644CCE">
      <w:pPr>
        <w:spacing w:line="360" w:lineRule="auto"/>
        <w:jc w:val="center"/>
        <w:rPr>
          <w:rFonts w:ascii="Times New Roman" w:eastAsia="Times New Roman" w:hAnsi="Times New Roman" w:cs="Times New Roman"/>
          <w:b/>
        </w:rPr>
      </w:pPr>
    </w:p>
    <w:p w14:paraId="17DE9DCE" w14:textId="77777777" w:rsidR="00644CC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7C5DDCD" wp14:editId="1CDABEFE">
            <wp:extent cx="2214563" cy="845691"/>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2214563" cy="845691"/>
                    </a:xfrm>
                    <a:prstGeom prst="rect">
                      <a:avLst/>
                    </a:prstGeom>
                    <a:ln/>
                  </pic:spPr>
                </pic:pic>
              </a:graphicData>
            </a:graphic>
          </wp:inline>
        </w:drawing>
      </w:r>
    </w:p>
    <w:p w14:paraId="5258AA5F" w14:textId="77777777" w:rsidR="00644CCE" w:rsidRDefault="00000000">
      <w:pPr>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rPr>
        <w:t>Neural networks result after PCA</w:t>
      </w:r>
    </w:p>
    <w:p w14:paraId="2E8CE3BE" w14:textId="77777777" w:rsidR="00644CCE" w:rsidRDefault="00000000">
      <w:pPr>
        <w:pStyle w:val="Heading2"/>
      </w:pPr>
      <w:bookmarkStart w:id="47" w:name="_f440ggvv55gj" w:colFirst="0" w:colLast="0"/>
      <w:bookmarkEnd w:id="47"/>
      <w:r>
        <w:t>BIAS VARIANCE TRADEOFF</w:t>
      </w:r>
    </w:p>
    <w:p w14:paraId="6E09B2B5" w14:textId="77777777" w:rsidR="00644CCE" w:rsidRDefault="00644CCE">
      <w:pPr>
        <w:rPr>
          <w:rFonts w:ascii="Times New Roman" w:eastAsia="Times New Roman" w:hAnsi="Times New Roman" w:cs="Times New Roman"/>
          <w:b/>
          <w:color w:val="222222"/>
        </w:rPr>
      </w:pPr>
    </w:p>
    <w:p w14:paraId="0519BCEC" w14:textId="1F85CD48" w:rsidR="00644CCE" w:rsidRDefault="00000000">
      <w:p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Bias-variance tradeoff describes the tradeoff between a model's capacity to fit the training data and its capacity to generalize to new, unobserved data. A model with high variance is likely to overfit the data, which means that it fits the training data too closely and does not generalize well to new data, while a model with high bias is likely to underfit the data, failing to capture the true relationship between the features and the target variable. Results for the best</w:t>
      </w:r>
      <w:r w:rsidR="00621261">
        <w:rPr>
          <w:rFonts w:ascii="Times New Roman" w:eastAsia="Times New Roman" w:hAnsi="Times New Roman" w:cs="Times New Roman"/>
          <w:color w:val="222222"/>
        </w:rPr>
        <w:t>-</w:t>
      </w:r>
      <w:r>
        <w:rPr>
          <w:rFonts w:ascii="Times New Roman" w:eastAsia="Times New Roman" w:hAnsi="Times New Roman" w:cs="Times New Roman"/>
          <w:color w:val="222222"/>
        </w:rPr>
        <w:t xml:space="preserve">performing hyperparameters for each algorithm are given below </w:t>
      </w:r>
    </w:p>
    <w:p w14:paraId="47716441" w14:textId="77777777" w:rsidR="00644CCE" w:rsidRDefault="00644CCE">
      <w:pPr>
        <w:rPr>
          <w:rFonts w:ascii="Times New Roman" w:eastAsia="Times New Roman" w:hAnsi="Times New Roman" w:cs="Times New Roman"/>
          <w:color w:val="222222"/>
        </w:rPr>
      </w:pPr>
    </w:p>
    <w:p w14:paraId="641FE621" w14:textId="77777777" w:rsidR="00644CCE" w:rsidRDefault="00000000">
      <w:pPr>
        <w:ind w:left="540"/>
        <w:rPr>
          <w:rFonts w:ascii="Times New Roman" w:eastAsia="Times New Roman" w:hAnsi="Times New Roman" w:cs="Times New Roman"/>
          <w:color w:val="374151"/>
          <w:shd w:val="clear" w:color="auto" w:fill="F7F7F8"/>
        </w:rPr>
      </w:pPr>
      <w:r>
        <w:rPr>
          <w:rFonts w:ascii="Times New Roman" w:eastAsia="Times New Roman" w:hAnsi="Times New Roman" w:cs="Times New Roman"/>
          <w:color w:val="374151"/>
          <w:shd w:val="clear" w:color="auto" w:fill="F7F7F8"/>
        </w:rPr>
        <w:t>Without PCA:</w:t>
      </w:r>
    </w:p>
    <w:p w14:paraId="36CC7BFF" w14:textId="25F09297" w:rsidR="00644CCE" w:rsidRDefault="00000000">
      <w:pPr>
        <w:ind w:left="540"/>
        <w:rPr>
          <w:rFonts w:ascii="Times New Roman" w:eastAsia="Times New Roman" w:hAnsi="Times New Roman" w:cs="Times New Roman"/>
          <w:color w:val="374151"/>
          <w:shd w:val="clear" w:color="auto" w:fill="F7F7F8"/>
        </w:rPr>
      </w:pPr>
      <w:r>
        <w:rPr>
          <w:rFonts w:ascii="Times New Roman" w:eastAsia="Times New Roman" w:hAnsi="Times New Roman" w:cs="Times New Roman"/>
          <w:color w:val="374151"/>
          <w:shd w:val="clear" w:color="auto" w:fill="F7F7F8"/>
        </w:rPr>
        <w:t xml:space="preserve">Linear </w:t>
      </w:r>
      <w:r w:rsidR="008A382B">
        <w:rPr>
          <w:rFonts w:ascii="Times New Roman" w:eastAsia="Times New Roman" w:hAnsi="Times New Roman" w:cs="Times New Roman"/>
          <w:color w:val="374151"/>
          <w:shd w:val="clear" w:color="auto" w:fill="F7F7F8"/>
        </w:rPr>
        <w:t>R</w:t>
      </w:r>
      <w:r>
        <w:rPr>
          <w:rFonts w:ascii="Times New Roman" w:eastAsia="Times New Roman" w:hAnsi="Times New Roman" w:cs="Times New Roman"/>
          <w:color w:val="374151"/>
          <w:shd w:val="clear" w:color="auto" w:fill="F7F7F8"/>
        </w:rPr>
        <w:t>egression: bias- 11105.64 variance-4225.60</w:t>
      </w:r>
    </w:p>
    <w:p w14:paraId="5DBDB0B7" w14:textId="77777777" w:rsidR="00644CCE" w:rsidRDefault="00000000">
      <w:pPr>
        <w:ind w:left="540"/>
        <w:rPr>
          <w:rFonts w:ascii="Times New Roman" w:eastAsia="Times New Roman" w:hAnsi="Times New Roman" w:cs="Times New Roman"/>
          <w:color w:val="374151"/>
          <w:shd w:val="clear" w:color="auto" w:fill="F7F7F8"/>
        </w:rPr>
      </w:pPr>
      <w:r>
        <w:rPr>
          <w:rFonts w:ascii="Times New Roman" w:eastAsia="Times New Roman" w:hAnsi="Times New Roman" w:cs="Times New Roman"/>
          <w:color w:val="374151"/>
          <w:shd w:val="clear" w:color="auto" w:fill="F7F7F8"/>
        </w:rPr>
        <w:t>Ridge regression: bias- 13788.14 variance-1466.68</w:t>
      </w:r>
    </w:p>
    <w:p w14:paraId="51313678" w14:textId="77777777" w:rsidR="00644CCE" w:rsidRDefault="00000000">
      <w:pPr>
        <w:ind w:left="540"/>
        <w:rPr>
          <w:rFonts w:ascii="Times New Roman" w:eastAsia="Times New Roman" w:hAnsi="Times New Roman" w:cs="Times New Roman"/>
          <w:color w:val="374151"/>
          <w:shd w:val="clear" w:color="auto" w:fill="F7F7F8"/>
        </w:rPr>
      </w:pPr>
      <w:r>
        <w:rPr>
          <w:rFonts w:ascii="Times New Roman" w:eastAsia="Times New Roman" w:hAnsi="Times New Roman" w:cs="Times New Roman"/>
          <w:color w:val="374151"/>
          <w:shd w:val="clear" w:color="auto" w:fill="F7F7F8"/>
        </w:rPr>
        <w:t>Lasso regression: bias- 12091.05 variance-2684.00</w:t>
      </w:r>
    </w:p>
    <w:p w14:paraId="68037933" w14:textId="77777777" w:rsidR="00644CCE" w:rsidRDefault="00000000">
      <w:pPr>
        <w:ind w:left="540"/>
        <w:rPr>
          <w:rFonts w:ascii="Times New Roman" w:eastAsia="Times New Roman" w:hAnsi="Times New Roman" w:cs="Times New Roman"/>
          <w:color w:val="374151"/>
        </w:rPr>
      </w:pPr>
      <w:r>
        <w:rPr>
          <w:rFonts w:ascii="Times New Roman" w:eastAsia="Times New Roman" w:hAnsi="Times New Roman" w:cs="Times New Roman"/>
          <w:color w:val="374151"/>
        </w:rPr>
        <w:t xml:space="preserve"> </w:t>
      </w:r>
    </w:p>
    <w:p w14:paraId="684D9109" w14:textId="77777777" w:rsidR="00644CCE" w:rsidRDefault="00000000">
      <w:pPr>
        <w:ind w:left="540"/>
        <w:rPr>
          <w:rFonts w:ascii="Times New Roman" w:eastAsia="Times New Roman" w:hAnsi="Times New Roman" w:cs="Times New Roman"/>
          <w:color w:val="374151"/>
          <w:shd w:val="clear" w:color="auto" w:fill="F7F7F8"/>
        </w:rPr>
      </w:pPr>
      <w:r>
        <w:rPr>
          <w:rFonts w:ascii="Times New Roman" w:eastAsia="Times New Roman" w:hAnsi="Times New Roman" w:cs="Times New Roman"/>
          <w:color w:val="374151"/>
          <w:shd w:val="clear" w:color="auto" w:fill="F7F7F8"/>
        </w:rPr>
        <w:t>With PCA:</w:t>
      </w:r>
    </w:p>
    <w:p w14:paraId="02C1FB9C" w14:textId="0A3047C0" w:rsidR="00644CCE" w:rsidRDefault="00000000">
      <w:pPr>
        <w:ind w:left="540"/>
        <w:rPr>
          <w:rFonts w:ascii="Times New Roman" w:eastAsia="Times New Roman" w:hAnsi="Times New Roman" w:cs="Times New Roman"/>
          <w:color w:val="374151"/>
          <w:shd w:val="clear" w:color="auto" w:fill="F7F7F8"/>
        </w:rPr>
      </w:pPr>
      <w:r>
        <w:rPr>
          <w:rFonts w:ascii="Times New Roman" w:eastAsia="Times New Roman" w:hAnsi="Times New Roman" w:cs="Times New Roman"/>
          <w:color w:val="374151"/>
          <w:shd w:val="clear" w:color="auto" w:fill="F7F7F8"/>
        </w:rPr>
        <w:t xml:space="preserve">Linear </w:t>
      </w:r>
      <w:r w:rsidR="008A382B">
        <w:rPr>
          <w:rFonts w:ascii="Times New Roman" w:eastAsia="Times New Roman" w:hAnsi="Times New Roman" w:cs="Times New Roman"/>
          <w:color w:val="374151"/>
          <w:shd w:val="clear" w:color="auto" w:fill="F7F7F8"/>
        </w:rPr>
        <w:t>R</w:t>
      </w:r>
      <w:r>
        <w:rPr>
          <w:rFonts w:ascii="Times New Roman" w:eastAsia="Times New Roman" w:hAnsi="Times New Roman" w:cs="Times New Roman"/>
          <w:color w:val="374151"/>
          <w:shd w:val="clear" w:color="auto" w:fill="F7F7F8"/>
        </w:rPr>
        <w:t>egression: bias- 11774.64 variance-1161.31</w:t>
      </w:r>
    </w:p>
    <w:p w14:paraId="66DE5461" w14:textId="77777777" w:rsidR="00644CCE" w:rsidRDefault="00000000">
      <w:pPr>
        <w:ind w:left="540"/>
        <w:rPr>
          <w:rFonts w:ascii="Times New Roman" w:eastAsia="Times New Roman" w:hAnsi="Times New Roman" w:cs="Times New Roman"/>
          <w:color w:val="374151"/>
          <w:shd w:val="clear" w:color="auto" w:fill="F7F7F8"/>
        </w:rPr>
      </w:pPr>
      <w:r>
        <w:rPr>
          <w:rFonts w:ascii="Times New Roman" w:eastAsia="Times New Roman" w:hAnsi="Times New Roman" w:cs="Times New Roman"/>
          <w:color w:val="374151"/>
          <w:shd w:val="clear" w:color="auto" w:fill="F7F7F8"/>
        </w:rPr>
        <w:t>Ridge regression: bias- 13859.99 variance-683.22</w:t>
      </w:r>
    </w:p>
    <w:p w14:paraId="7A57FCBB" w14:textId="77777777" w:rsidR="00644CCE" w:rsidRDefault="00000000">
      <w:pPr>
        <w:ind w:left="540"/>
        <w:rPr>
          <w:rFonts w:ascii="Times New Roman" w:eastAsia="Times New Roman" w:hAnsi="Times New Roman" w:cs="Times New Roman"/>
          <w:color w:val="374151"/>
          <w:shd w:val="clear" w:color="auto" w:fill="F7F7F8"/>
        </w:rPr>
      </w:pPr>
      <w:r>
        <w:rPr>
          <w:rFonts w:ascii="Times New Roman" w:eastAsia="Times New Roman" w:hAnsi="Times New Roman" w:cs="Times New Roman"/>
          <w:color w:val="374151"/>
          <w:shd w:val="clear" w:color="auto" w:fill="F7F7F8"/>
        </w:rPr>
        <w:t>Lasso regression: bias- 12152.19 variance-1057.72</w:t>
      </w:r>
    </w:p>
    <w:p w14:paraId="1C878D91" w14:textId="77777777" w:rsidR="00644CCE" w:rsidRDefault="00644CCE">
      <w:pPr>
        <w:rPr>
          <w:rFonts w:ascii="Times New Roman" w:eastAsia="Times New Roman" w:hAnsi="Times New Roman" w:cs="Times New Roman"/>
          <w:color w:val="374151"/>
          <w:shd w:val="clear" w:color="auto" w:fill="F7F7F8"/>
        </w:rPr>
      </w:pPr>
    </w:p>
    <w:p w14:paraId="174EC26E" w14:textId="49D4BF48" w:rsidR="00644CC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rPr>
        <w:t xml:space="preserve">The </w:t>
      </w:r>
      <w:r w:rsidR="009710AC">
        <w:rPr>
          <w:rFonts w:ascii="Times New Roman" w:eastAsia="Times New Roman" w:hAnsi="Times New Roman" w:cs="Times New Roman"/>
        </w:rPr>
        <w:t>bias-variance tradeoff aim</w:t>
      </w:r>
      <w:r>
        <w:rPr>
          <w:rFonts w:ascii="Times New Roman" w:eastAsia="Times New Roman" w:hAnsi="Times New Roman" w:cs="Times New Roman"/>
        </w:rPr>
        <w:t xml:space="preserve">s to find the sweet spot between bias and variance. Since the values of the models are very close, a conclusion cannot be made about the model performance solely based on this. Additional accuracy metrics should be considered to </w:t>
      </w:r>
      <w:r w:rsidR="009710AC">
        <w:rPr>
          <w:rFonts w:ascii="Times New Roman" w:eastAsia="Times New Roman" w:hAnsi="Times New Roman" w:cs="Times New Roman"/>
        </w:rPr>
        <w:t>conclude</w:t>
      </w:r>
      <w:r>
        <w:rPr>
          <w:rFonts w:ascii="Times New Roman" w:eastAsia="Times New Roman" w:hAnsi="Times New Roman" w:cs="Times New Roman"/>
        </w:rPr>
        <w:t xml:space="preserve"> the best</w:t>
      </w:r>
      <w:r w:rsidR="00621261">
        <w:rPr>
          <w:rFonts w:ascii="Times New Roman" w:eastAsia="Times New Roman" w:hAnsi="Times New Roman" w:cs="Times New Roman"/>
        </w:rPr>
        <w:t>-</w:t>
      </w:r>
      <w:r>
        <w:rPr>
          <w:rFonts w:ascii="Times New Roman" w:eastAsia="Times New Roman" w:hAnsi="Times New Roman" w:cs="Times New Roman"/>
        </w:rPr>
        <w:t>performing model.</w:t>
      </w:r>
    </w:p>
    <w:p w14:paraId="4385A5C4" w14:textId="77777777" w:rsidR="00644CCE" w:rsidRDefault="00000000">
      <w:pPr>
        <w:pStyle w:val="Heading4"/>
      </w:pPr>
      <w:bookmarkStart w:id="48" w:name="_k3x9kn7xg3nk" w:colFirst="0" w:colLast="0"/>
      <w:bookmarkEnd w:id="48"/>
      <w:r>
        <w:lastRenderedPageBreak/>
        <w:t>RESULTS SUMMARY</w:t>
      </w:r>
    </w:p>
    <w:p w14:paraId="793525B1" w14:textId="77777777" w:rsidR="00644CCE" w:rsidRDefault="00644CCE">
      <w:pPr>
        <w:rPr>
          <w:rFonts w:ascii="Times New Roman" w:eastAsia="Times New Roman" w:hAnsi="Times New Roman" w:cs="Times New Roman"/>
        </w:rPr>
      </w:pPr>
    </w:p>
    <w:p w14:paraId="06F4012C" w14:textId="77777777" w:rsidR="00644CC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DDCE9F" wp14:editId="6E4C7403">
            <wp:extent cx="5943600" cy="2209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5943600" cy="2209800"/>
                    </a:xfrm>
                    <a:prstGeom prst="rect">
                      <a:avLst/>
                    </a:prstGeom>
                    <a:ln/>
                  </pic:spPr>
                </pic:pic>
              </a:graphicData>
            </a:graphic>
          </wp:inline>
        </w:drawing>
      </w:r>
    </w:p>
    <w:p w14:paraId="59DDB0DA" w14:textId="77777777" w:rsidR="00644CCE" w:rsidRDefault="00000000">
      <w:pPr>
        <w:jc w:val="center"/>
        <w:rPr>
          <w:rFonts w:ascii="Times New Roman" w:eastAsia="Times New Roman" w:hAnsi="Times New Roman" w:cs="Times New Roman"/>
          <w:color w:val="222222"/>
        </w:rPr>
      </w:pPr>
      <w:r>
        <w:rPr>
          <w:rFonts w:ascii="Times New Roman" w:eastAsia="Times New Roman" w:hAnsi="Times New Roman" w:cs="Times New Roman"/>
          <w:color w:val="222222"/>
        </w:rPr>
        <w:t>Before PCA</w:t>
      </w:r>
    </w:p>
    <w:p w14:paraId="28D67A0E" w14:textId="77777777" w:rsidR="00644CCE" w:rsidRDefault="00644CCE">
      <w:pPr>
        <w:rPr>
          <w:rFonts w:ascii="Times New Roman" w:eastAsia="Times New Roman" w:hAnsi="Times New Roman" w:cs="Times New Roman"/>
          <w:b/>
          <w:color w:val="222222"/>
        </w:rPr>
      </w:pPr>
    </w:p>
    <w:p w14:paraId="47154347" w14:textId="77777777" w:rsidR="00644CCE" w:rsidRDefault="00644CCE">
      <w:pPr>
        <w:rPr>
          <w:rFonts w:ascii="Times New Roman" w:eastAsia="Times New Roman" w:hAnsi="Times New Roman" w:cs="Times New Roman"/>
          <w:b/>
          <w:color w:val="222222"/>
        </w:rPr>
      </w:pPr>
    </w:p>
    <w:p w14:paraId="15C2CC9E" w14:textId="77777777" w:rsidR="00644CCE" w:rsidRDefault="00644CCE">
      <w:pPr>
        <w:rPr>
          <w:rFonts w:ascii="Times New Roman" w:eastAsia="Times New Roman" w:hAnsi="Times New Roman" w:cs="Times New Roman"/>
          <w:b/>
          <w:color w:val="222222"/>
        </w:rPr>
      </w:pPr>
    </w:p>
    <w:p w14:paraId="6D308A5C" w14:textId="77777777" w:rsidR="00644CCE" w:rsidRDefault="00000000">
      <w:pPr>
        <w:rPr>
          <w:rFonts w:ascii="Times New Roman" w:eastAsia="Times New Roman" w:hAnsi="Times New Roman" w:cs="Times New Roman"/>
          <w:b/>
          <w:color w:val="222222"/>
        </w:rPr>
      </w:pPr>
      <w:r>
        <w:rPr>
          <w:rFonts w:ascii="Times New Roman" w:eastAsia="Times New Roman" w:hAnsi="Times New Roman" w:cs="Times New Roman"/>
          <w:b/>
          <w:noProof/>
          <w:color w:val="222222"/>
        </w:rPr>
        <w:drawing>
          <wp:inline distT="114300" distB="114300" distL="114300" distR="114300" wp14:anchorId="060B9785" wp14:editId="05C089AF">
            <wp:extent cx="5943600" cy="21971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8"/>
                    <a:srcRect/>
                    <a:stretch>
                      <a:fillRect/>
                    </a:stretch>
                  </pic:blipFill>
                  <pic:spPr>
                    <a:xfrm>
                      <a:off x="0" y="0"/>
                      <a:ext cx="5943600" cy="2197100"/>
                    </a:xfrm>
                    <a:prstGeom prst="rect">
                      <a:avLst/>
                    </a:prstGeom>
                    <a:ln/>
                  </pic:spPr>
                </pic:pic>
              </a:graphicData>
            </a:graphic>
          </wp:inline>
        </w:drawing>
      </w:r>
    </w:p>
    <w:p w14:paraId="7A38D7C4" w14:textId="77777777" w:rsidR="00644CCE" w:rsidRDefault="00000000">
      <w:pPr>
        <w:jc w:val="center"/>
        <w:rPr>
          <w:rFonts w:ascii="Times New Roman" w:eastAsia="Times New Roman" w:hAnsi="Times New Roman" w:cs="Times New Roman"/>
          <w:color w:val="222222"/>
        </w:rPr>
      </w:pPr>
      <w:r>
        <w:rPr>
          <w:rFonts w:ascii="Times New Roman" w:eastAsia="Times New Roman" w:hAnsi="Times New Roman" w:cs="Times New Roman"/>
          <w:color w:val="222222"/>
        </w:rPr>
        <w:t>After PCA</w:t>
      </w:r>
    </w:p>
    <w:p w14:paraId="71BA6D37" w14:textId="77777777" w:rsidR="00644CCE" w:rsidRDefault="00000000">
      <w:pPr>
        <w:pStyle w:val="Heading1"/>
      </w:pPr>
      <w:bookmarkStart w:id="49" w:name="_jm8f9bttp485" w:colFirst="0" w:colLast="0"/>
      <w:bookmarkEnd w:id="49"/>
      <w:r>
        <w:t>CONCLUSION</w:t>
      </w:r>
    </w:p>
    <w:p w14:paraId="17FCD04B" w14:textId="77777777" w:rsidR="00644CCE" w:rsidRDefault="00000000">
      <w:pPr>
        <w:pStyle w:val="Heading2"/>
      </w:pPr>
      <w:bookmarkStart w:id="50" w:name="_ek5gcyt103b5" w:colFirst="0" w:colLast="0"/>
      <w:bookmarkEnd w:id="50"/>
      <w:r>
        <w:t>FINDINGS</w:t>
      </w:r>
    </w:p>
    <w:p w14:paraId="58CF83B8" w14:textId="77777777" w:rsidR="00644CCE" w:rsidRDefault="00644CCE">
      <w:pPr>
        <w:rPr>
          <w:rFonts w:ascii="Times New Roman" w:eastAsia="Times New Roman" w:hAnsi="Times New Roman" w:cs="Times New Roman"/>
          <w:b/>
          <w:color w:val="222222"/>
        </w:rPr>
      </w:pPr>
    </w:p>
    <w:p w14:paraId="2BFD05B5" w14:textId="77777777" w:rsidR="00644CCE" w:rsidRDefault="00000000">
      <w:pPr>
        <w:numPr>
          <w:ilvl w:val="0"/>
          <w:numId w:val="1"/>
        </w:num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While using the gradient descent and stochastic gradient approaches for the Regression models, LASSO did the best, followed by Ridge and Linear</w:t>
      </w:r>
    </w:p>
    <w:p w14:paraId="24D0BEC2" w14:textId="77777777" w:rsidR="00644CCE" w:rsidRDefault="00000000">
      <w:pPr>
        <w:numPr>
          <w:ilvl w:val="0"/>
          <w:numId w:val="1"/>
        </w:num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The Regression models did better after applying PCA than before applying PCA</w:t>
      </w:r>
    </w:p>
    <w:p w14:paraId="7732CF52" w14:textId="01BB1AA1" w:rsidR="00644CCE" w:rsidRDefault="00000000">
      <w:pPr>
        <w:numPr>
          <w:ilvl w:val="0"/>
          <w:numId w:val="1"/>
        </w:num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PCA dropped the number of features to 9 principal components</w:t>
      </w:r>
      <w:r w:rsidR="00621261">
        <w:rPr>
          <w:rFonts w:ascii="Times New Roman" w:eastAsia="Times New Roman" w:hAnsi="Times New Roman" w:cs="Times New Roman"/>
          <w:color w:val="222222"/>
        </w:rPr>
        <w:t>,</w:t>
      </w:r>
      <w:r>
        <w:rPr>
          <w:rFonts w:ascii="Times New Roman" w:eastAsia="Times New Roman" w:hAnsi="Times New Roman" w:cs="Times New Roman"/>
          <w:color w:val="222222"/>
        </w:rPr>
        <w:t xml:space="preserve"> which captured more than 95% variance. This brought down the number of features from the original 29</w:t>
      </w:r>
    </w:p>
    <w:p w14:paraId="73487B7D" w14:textId="77777777" w:rsidR="00644CCE" w:rsidRDefault="00000000">
      <w:pPr>
        <w:numPr>
          <w:ilvl w:val="0"/>
          <w:numId w:val="1"/>
        </w:num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Neural Networks had the best performance overall before applying PCA</w:t>
      </w:r>
    </w:p>
    <w:p w14:paraId="3EB6709B" w14:textId="01F9546E" w:rsidR="00644CCE" w:rsidRDefault="00000000">
      <w:pPr>
        <w:numPr>
          <w:ilvl w:val="0"/>
          <w:numId w:val="1"/>
        </w:num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Neural Networks performed significantly worse after applying PCA. It had the worst performance among all models after PCA</w:t>
      </w:r>
    </w:p>
    <w:p w14:paraId="780AD06F" w14:textId="77777777" w:rsidR="00644CCE" w:rsidRDefault="00000000">
      <w:pPr>
        <w:numPr>
          <w:ilvl w:val="0"/>
          <w:numId w:val="1"/>
        </w:num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LASSO had the same performance for both stochastic and normal gradient descent approaches</w:t>
      </w:r>
    </w:p>
    <w:p w14:paraId="51EB2244" w14:textId="77777777" w:rsidR="00644CCE" w:rsidRDefault="00000000">
      <w:pPr>
        <w:pStyle w:val="Heading2"/>
        <w:spacing w:line="360" w:lineRule="auto"/>
        <w:jc w:val="both"/>
      </w:pPr>
      <w:bookmarkStart w:id="51" w:name="_dhzvi5u6nedu" w:colFirst="0" w:colLast="0"/>
      <w:bookmarkEnd w:id="51"/>
      <w:r>
        <w:t>FUTURE SCOPE</w:t>
      </w:r>
    </w:p>
    <w:p w14:paraId="448E72EE" w14:textId="77777777" w:rsidR="00644CCE" w:rsidRDefault="00000000">
      <w:pPr>
        <w:numPr>
          <w:ilvl w:val="0"/>
          <w:numId w:val="2"/>
        </w:num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Approaching the problem statement with Classification algorithms and comparing how well it did with Regression</w:t>
      </w:r>
    </w:p>
    <w:p w14:paraId="27DBE157" w14:textId="0D58BF7A" w:rsidR="00644CCE" w:rsidRDefault="009F5171">
      <w:pPr>
        <w:numPr>
          <w:ilvl w:val="0"/>
          <w:numId w:val="2"/>
        </w:numPr>
        <w:spacing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We are exploring this as a Time Series problem to forecast energy usage based on prior trends. Models like ARIMA or Time Series Decomposition Algorithms could be used to predict energy Usage.09o</w:t>
      </w:r>
    </w:p>
    <w:sectPr w:rsidR="00644C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B77C7"/>
    <w:multiLevelType w:val="multilevel"/>
    <w:tmpl w:val="CBDAE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E17FB0"/>
    <w:multiLevelType w:val="multilevel"/>
    <w:tmpl w:val="B3B8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1105432">
    <w:abstractNumId w:val="0"/>
  </w:num>
  <w:num w:numId="2" w16cid:durableId="39833225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George Thomas">
    <w15:presenceInfo w15:providerId="None" w15:userId="Thomas George Thom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O0MDIxNDW2MLcAEko6SsGpxcWZ+XkgBUa1APJeM1gsAAAA"/>
  </w:docVars>
  <w:rsids>
    <w:rsidRoot w:val="00644CCE"/>
    <w:rsid w:val="00106AFF"/>
    <w:rsid w:val="00162C61"/>
    <w:rsid w:val="00167A2F"/>
    <w:rsid w:val="00172D07"/>
    <w:rsid w:val="001764C6"/>
    <w:rsid w:val="001C2F71"/>
    <w:rsid w:val="002646D8"/>
    <w:rsid w:val="003510C2"/>
    <w:rsid w:val="0039414C"/>
    <w:rsid w:val="00456442"/>
    <w:rsid w:val="004D536A"/>
    <w:rsid w:val="00504CCC"/>
    <w:rsid w:val="00621261"/>
    <w:rsid w:val="00644CCE"/>
    <w:rsid w:val="006A4744"/>
    <w:rsid w:val="006C2A4B"/>
    <w:rsid w:val="00701AEC"/>
    <w:rsid w:val="007C5D7A"/>
    <w:rsid w:val="00842B6A"/>
    <w:rsid w:val="008A382B"/>
    <w:rsid w:val="00915D0D"/>
    <w:rsid w:val="009710AC"/>
    <w:rsid w:val="009B1509"/>
    <w:rsid w:val="009F5171"/>
    <w:rsid w:val="00B15FB8"/>
    <w:rsid w:val="00BE4669"/>
    <w:rsid w:val="00C625AD"/>
    <w:rsid w:val="00CC7DA8"/>
    <w:rsid w:val="00E024A9"/>
    <w:rsid w:val="00FE2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C8C75"/>
  <w15:docId w15:val="{8119C45C-B4F3-43B6-8FCA-16F2C6CFB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6A4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jpg"/><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archive.ics.uci.edu/ml/datasets/Appliances+energy+predi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25</Pages>
  <Words>3016</Words>
  <Characters>17193</Characters>
  <Application>Microsoft Office Word</Application>
  <DocSecurity>0</DocSecurity>
  <Lines>143</Lines>
  <Paragraphs>40</Paragraphs>
  <ScaleCrop>false</ScaleCrop>
  <Company/>
  <LinksUpToDate>false</LinksUpToDate>
  <CharactersWithSpaces>20169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George Thomas</cp:lastModifiedBy>
  <cp:revision>33</cp:revision>
  <cp:lastPrinted>2023-04-17T06:05:00Z</cp:lastPrinted>
  <dcterms:created xsi:type="dcterms:W3CDTF">2023-04-17T05:20:00Z</dcterms:created>
  <dcterms:modified xsi:type="dcterms:W3CDTF">2023-04-17T06:09:00Z</dcterms:modified>
</cp:coreProperties>
</file>